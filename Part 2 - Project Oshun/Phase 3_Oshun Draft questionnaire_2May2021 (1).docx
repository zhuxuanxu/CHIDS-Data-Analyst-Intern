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3CCF50" w14:textId="6B40CF81" w:rsidR="00B5511F" w:rsidRDefault="00B5511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7371"/>
      </w:tblGrid>
      <w:tr w:rsidR="00200115" w:rsidRPr="006275B7" w14:paraId="49001868" w14:textId="77777777" w:rsidTr="008464C6">
        <w:trPr>
          <w:trHeight w:val="454"/>
        </w:trPr>
        <w:tc>
          <w:tcPr>
            <w:tcW w:w="2943" w:type="dxa"/>
            <w:shd w:val="clear" w:color="auto" w:fill="auto"/>
            <w:vAlign w:val="center"/>
          </w:tcPr>
          <w:p w14:paraId="0FEA10A6" w14:textId="77777777" w:rsidR="00200115" w:rsidRPr="00490CC2" w:rsidRDefault="00200115" w:rsidP="008464C6">
            <w:r w:rsidRPr="00490CC2">
              <w:rPr>
                <w:b/>
                <w:sz w:val="24"/>
                <w:szCs w:val="24"/>
              </w:rPr>
              <w:t>Job Number:</w:t>
            </w:r>
          </w:p>
        </w:tc>
        <w:tc>
          <w:tcPr>
            <w:tcW w:w="7371" w:type="dxa"/>
            <w:shd w:val="clear" w:color="auto" w:fill="auto"/>
            <w:vAlign w:val="center"/>
          </w:tcPr>
          <w:p w14:paraId="218D68F4" w14:textId="5B380F30" w:rsidR="00200115" w:rsidRPr="003D089D" w:rsidRDefault="000A44FD" w:rsidP="008464C6">
            <w:r>
              <w:t>233409055</w:t>
            </w:r>
          </w:p>
        </w:tc>
      </w:tr>
      <w:tr w:rsidR="00200115" w:rsidRPr="006275B7" w14:paraId="4E424970" w14:textId="77777777" w:rsidTr="008464C6">
        <w:trPr>
          <w:trHeight w:val="454"/>
        </w:trPr>
        <w:tc>
          <w:tcPr>
            <w:tcW w:w="2943" w:type="dxa"/>
            <w:shd w:val="clear" w:color="auto" w:fill="auto"/>
            <w:vAlign w:val="center"/>
          </w:tcPr>
          <w:p w14:paraId="23B5175D" w14:textId="77777777" w:rsidR="00200115" w:rsidRPr="006275B7" w:rsidRDefault="00200115" w:rsidP="008464C6">
            <w:r w:rsidRPr="006275B7">
              <w:rPr>
                <w:b/>
                <w:sz w:val="24"/>
                <w:szCs w:val="24"/>
              </w:rPr>
              <w:t>Job title :</w:t>
            </w:r>
          </w:p>
        </w:tc>
        <w:tc>
          <w:tcPr>
            <w:tcW w:w="7371" w:type="dxa"/>
            <w:shd w:val="clear" w:color="auto" w:fill="auto"/>
            <w:vAlign w:val="center"/>
          </w:tcPr>
          <w:p w14:paraId="754E0C7F" w14:textId="1F81C09F" w:rsidR="00200115" w:rsidRPr="006275B7" w:rsidRDefault="000A44FD" w:rsidP="008464C6">
            <w:r>
              <w:t>Project Oshun Digital</w:t>
            </w:r>
          </w:p>
        </w:tc>
      </w:tr>
      <w:tr w:rsidR="00200115" w:rsidRPr="006275B7" w14:paraId="638DB081" w14:textId="77777777" w:rsidTr="008464C6">
        <w:trPr>
          <w:trHeight w:val="454"/>
        </w:trPr>
        <w:tc>
          <w:tcPr>
            <w:tcW w:w="2943" w:type="dxa"/>
            <w:shd w:val="clear" w:color="auto" w:fill="auto"/>
            <w:vAlign w:val="center"/>
          </w:tcPr>
          <w:p w14:paraId="60083DB4" w14:textId="77777777" w:rsidR="00200115" w:rsidRPr="006275B7" w:rsidRDefault="00200115" w:rsidP="008464C6">
            <w:r w:rsidRPr="006275B7">
              <w:rPr>
                <w:b/>
                <w:sz w:val="24"/>
                <w:szCs w:val="24"/>
              </w:rPr>
              <w:t>Fieldwork Start Date :</w:t>
            </w:r>
          </w:p>
        </w:tc>
        <w:tc>
          <w:tcPr>
            <w:tcW w:w="7371" w:type="dxa"/>
            <w:shd w:val="clear" w:color="auto" w:fill="auto"/>
            <w:vAlign w:val="center"/>
          </w:tcPr>
          <w:p w14:paraId="3734116F" w14:textId="6A9B228C" w:rsidR="00200115" w:rsidRPr="006275B7" w:rsidRDefault="000A44FD" w:rsidP="008464C6">
            <w:del w:id="0" w:author="Walter, Kimberley (MBJHB cs)" w:date="2021-05-03T07:18:00Z">
              <w:r w:rsidDel="00463C04">
                <w:delText>Jan 2021</w:delText>
              </w:r>
            </w:del>
            <w:ins w:id="1" w:author="Walter, Kimberley (MBJHB cs)" w:date="2021-05-03T07:18:00Z">
              <w:r w:rsidR="00463C04">
                <w:t>May 2021</w:t>
              </w:r>
            </w:ins>
          </w:p>
        </w:tc>
      </w:tr>
    </w:tbl>
    <w:p w14:paraId="4DB93541" w14:textId="77777777" w:rsidR="00200115" w:rsidRPr="006275B7" w:rsidRDefault="00200115" w:rsidP="00200115">
      <w:pPr>
        <w:pBdr>
          <w:bottom w:val="single" w:sz="12" w:space="1" w:color="auto"/>
        </w:pBdr>
      </w:pPr>
    </w:p>
    <w:p w14:paraId="553CEA22" w14:textId="77777777" w:rsidR="00200115" w:rsidRPr="006275B7" w:rsidRDefault="00200115" w:rsidP="00200115">
      <w:pPr>
        <w:pBdr>
          <w:bottom w:val="single" w:sz="12" w:space="1" w:color="auto"/>
        </w:pBdr>
      </w:pPr>
    </w:p>
    <w:p w14:paraId="521EB022" w14:textId="24B5FE44" w:rsidR="00A71DFE" w:rsidRPr="00760EE4" w:rsidRDefault="00A71DFE" w:rsidP="00BD2404">
      <w:pPr>
        <w:rPr>
          <w:rFonts w:eastAsia="MS Mincho" w:cs="Arial"/>
          <w:color w:val="auto"/>
          <w:lang w:eastAsia="en-US"/>
        </w:rPr>
      </w:pPr>
    </w:p>
    <w:p w14:paraId="63303179" w14:textId="32BEB899" w:rsidR="00A71DFE" w:rsidRPr="00490CC2" w:rsidRDefault="00A71DFE" w:rsidP="00BD2404">
      <w:pPr>
        <w:rPr>
          <w:rFonts w:eastAsia="MS Mincho" w:cs="Arial"/>
          <w:color w:val="auto"/>
          <w:lang w:eastAsia="en-US"/>
        </w:rPr>
      </w:pPr>
      <w:r w:rsidRPr="00490CC2">
        <w:rPr>
          <w:rFonts w:eastAsia="MS Mincho" w:cs="Arial"/>
          <w:color w:val="auto"/>
          <w:lang w:eastAsia="en-US"/>
        </w:rPr>
        <w:t>INTRODUCTION</w:t>
      </w:r>
    </w:p>
    <w:p w14:paraId="795B115C" w14:textId="5E2E3216" w:rsidR="00A71DFE" w:rsidRDefault="00F25408" w:rsidP="00BD2404">
      <w:pPr>
        <w:rPr>
          <w:rFonts w:eastAsia="MS Mincho" w:cs="Arial"/>
          <w:color w:val="auto"/>
          <w:lang w:eastAsia="en-US"/>
        </w:rPr>
      </w:pPr>
      <w:r>
        <w:rPr>
          <w:noProof/>
        </w:rPr>
        <mc:AlternateContent>
          <mc:Choice Requires="wps">
            <w:drawing>
              <wp:anchor distT="0" distB="0" distL="114300" distR="114300" simplePos="0" relativeHeight="251655168" behindDoc="0" locked="0" layoutInCell="1" allowOverlap="1" wp14:anchorId="1532BDF3" wp14:editId="55D16C22">
                <wp:simplePos x="0" y="0"/>
                <wp:positionH relativeFrom="column">
                  <wp:posOffset>2540</wp:posOffset>
                </wp:positionH>
                <wp:positionV relativeFrom="paragraph">
                  <wp:posOffset>55880</wp:posOffset>
                </wp:positionV>
                <wp:extent cx="6740525" cy="873760"/>
                <wp:effectExtent l="2540" t="0" r="635" b="0"/>
                <wp:wrapNone/>
                <wp:docPr id="27" name="Text Box 16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40525" cy="873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7F3FD2" w14:textId="77777777" w:rsidR="0037749B" w:rsidRPr="00A9276D" w:rsidRDefault="0037749B">
                            <w:pPr>
                              <w:rPr>
                                <w:rFonts w:cs="Arial"/>
                                <w:i/>
                                <w:color w:val="0000FF"/>
                              </w:rPr>
                            </w:pPr>
                            <w:r w:rsidRPr="007825A7">
                              <w:rPr>
                                <w:rFonts w:cs="Arial"/>
                                <w:i/>
                                <w:color w:val="0000FF"/>
                              </w:rPr>
                              <w:t xml:space="preserve">Length of interview should be quoted in panel invite as it is for </w:t>
                            </w:r>
                            <w:bookmarkStart w:id="2" w:name="_Hlk9347641"/>
                            <w:r>
                              <w:rPr>
                                <w:rFonts w:cs="Arial"/>
                                <w:i/>
                                <w:color w:val="0000FF"/>
                              </w:rPr>
                              <w:t>Kantar Profiles Network</w:t>
                            </w:r>
                            <w:r w:rsidRPr="007825A7">
                              <w:rPr>
                                <w:rFonts w:cs="Arial"/>
                                <w:i/>
                                <w:color w:val="0000FF"/>
                              </w:rPr>
                              <w:t>.</w:t>
                            </w:r>
                            <w:bookmarkEnd w:id="2"/>
                          </w:p>
                          <w:p w14:paraId="55C01FC6" w14:textId="77777777" w:rsidR="0037749B" w:rsidRPr="007825A7" w:rsidRDefault="0037749B" w:rsidP="00530506">
                            <w:pPr>
                              <w:spacing w:line="276" w:lineRule="auto"/>
                              <w:rPr>
                                <w:rFonts w:eastAsia="Calibri" w:cs="Arial"/>
                                <w:i/>
                                <w:color w:val="0000FF"/>
                                <w:lang w:eastAsia="en-US"/>
                              </w:rPr>
                            </w:pPr>
                            <w:r w:rsidRPr="007825A7">
                              <w:rPr>
                                <w:rFonts w:eastAsia="Calibri" w:cs="Arial"/>
                                <w:i/>
                                <w:color w:val="0000FF"/>
                                <w:lang w:eastAsia="en-US"/>
                              </w:rPr>
                              <w:t xml:space="preserve">If KANTARDEVICETYPE = PC/LAPTOP, OR TABLET state LOI as 25. </w:t>
                            </w:r>
                          </w:p>
                          <w:p w14:paraId="468FC985" w14:textId="77777777" w:rsidR="0037749B" w:rsidRPr="00D6066D" w:rsidRDefault="0037749B" w:rsidP="00D6066D">
                            <w:pPr>
                              <w:spacing w:line="276" w:lineRule="auto"/>
                              <w:rPr>
                                <w:rFonts w:eastAsia="Calibri" w:cs="Arial"/>
                                <w:i/>
                                <w:color w:val="0000FF"/>
                                <w:lang w:eastAsia="en-US"/>
                              </w:rPr>
                            </w:pPr>
                            <w:r w:rsidRPr="007825A7">
                              <w:rPr>
                                <w:rFonts w:eastAsia="Calibri" w:cs="Arial"/>
                                <w:i/>
                                <w:color w:val="0000FF"/>
                                <w:lang w:eastAsia="en-US"/>
                              </w:rPr>
                              <w:t>If KANTERDEVICETYPE=SMALLTABLET/</w:t>
                            </w:r>
                            <w:r>
                              <w:rPr>
                                <w:rFonts w:eastAsia="Calibri" w:cs="Arial"/>
                                <w:i/>
                                <w:color w:val="0000FF"/>
                                <w:lang w:eastAsia="en-US"/>
                              </w:rPr>
                              <w:t>SMART</w:t>
                            </w:r>
                            <w:r w:rsidRPr="007825A7">
                              <w:rPr>
                                <w:rFonts w:eastAsia="Calibri" w:cs="Arial"/>
                                <w:i/>
                                <w:color w:val="0000FF"/>
                                <w:lang w:eastAsia="en-US"/>
                              </w:rPr>
                              <w:t xml:space="preserve"> PHONE </w:t>
                            </w:r>
                            <w:r>
                              <w:rPr>
                                <w:rFonts w:eastAsia="Calibri" w:cs="Arial"/>
                                <w:i/>
                                <w:color w:val="0000FF"/>
                                <w:lang w:eastAsia="en-US"/>
                              </w:rPr>
                              <w:t xml:space="preserve">WITH TOUCH </w:t>
                            </w:r>
                            <w:r w:rsidRPr="007825A7">
                              <w:rPr>
                                <w:rFonts w:eastAsia="Calibri" w:cs="Arial"/>
                                <w:i/>
                                <w:color w:val="0000FF"/>
                                <w:lang w:eastAsia="en-US"/>
                              </w:rPr>
                              <w:t>state LOI as 15</w:t>
                            </w:r>
                          </w:p>
                        </w:txbxContent>
                      </wps:txbx>
                      <wps:bodyPr rot="0" vert="horz" wrap="square" lIns="46800" tIns="45720" rIns="4680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532BDF3" id="_x0000_t202" coordsize="21600,21600" o:spt="202" path="m,l,21600r21600,l21600,xe">
                <v:stroke joinstyle="miter"/>
                <v:path gradientshapeok="t" o:connecttype="rect"/>
              </v:shapetype>
              <v:shape id="Text Box 1627" o:spid="_x0000_s1026" type="#_x0000_t202" style="position:absolute;margin-left:.2pt;margin-top:4.4pt;width:530.75pt;height:68.8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" filled="f" stroked="f">
                <v:textbox inset="1.3mm,,1.3mm">
                  <w:txbxContent>
                    <w:p w14:paraId="3D7F3FD2" w14:textId="77777777" w:rsidR="0037749B" w:rsidRPr="00A9276D" w:rsidRDefault="0037749B">
                      <w:pPr>
                        <w:rPr>
                          <w:rFonts w:cs="Arial"/>
                          <w:i/>
                          <w:color w:val="0000FF"/>
                        </w:rPr>
                      </w:pPr>
                      <w:r w:rsidRPr="007825A7">
                        <w:rPr>
                          <w:rFonts w:cs="Arial"/>
                          <w:i/>
                          <w:color w:val="0000FF"/>
                        </w:rPr>
                        <w:t xml:space="preserve">Length of interview should be quoted in panel invite as it is for </w:t>
                      </w:r>
                      <w:bookmarkStart w:id="3" w:name="_Hlk9347641"/>
                      <w:r>
                        <w:rPr>
                          <w:rFonts w:cs="Arial"/>
                          <w:i/>
                          <w:color w:val="0000FF"/>
                        </w:rPr>
                        <w:t>Kantar Profiles Network</w:t>
                      </w:r>
                      <w:r w:rsidRPr="007825A7">
                        <w:rPr>
                          <w:rFonts w:cs="Arial"/>
                          <w:i/>
                          <w:color w:val="0000FF"/>
                        </w:rPr>
                        <w:t>.</w:t>
                      </w:r>
                      <w:bookmarkEnd w:id="3"/>
                    </w:p>
                    <w:p w14:paraId="55C01FC6" w14:textId="77777777" w:rsidR="0037749B" w:rsidRPr="007825A7" w:rsidRDefault="0037749B" w:rsidP="00530506">
                      <w:pPr>
                        <w:spacing w:line="276" w:lineRule="auto"/>
                        <w:rPr>
                          <w:rFonts w:eastAsia="Calibri" w:cs="Arial"/>
                          <w:i/>
                          <w:color w:val="0000FF"/>
                          <w:lang w:eastAsia="en-US"/>
                        </w:rPr>
                      </w:pPr>
                      <w:r w:rsidRPr="007825A7">
                        <w:rPr>
                          <w:rFonts w:eastAsia="Calibri" w:cs="Arial"/>
                          <w:i/>
                          <w:color w:val="0000FF"/>
                          <w:lang w:eastAsia="en-US"/>
                        </w:rPr>
                        <w:t xml:space="preserve">If KANTARDEVICETYPE = PC/LAPTOP, OR TABLET state LOI as 25. </w:t>
                      </w:r>
                    </w:p>
                    <w:p w14:paraId="468FC985" w14:textId="77777777" w:rsidR="0037749B" w:rsidRPr="00D6066D" w:rsidRDefault="0037749B" w:rsidP="00D6066D">
                      <w:pPr>
                        <w:spacing w:line="276" w:lineRule="auto"/>
                        <w:rPr>
                          <w:rFonts w:eastAsia="Calibri" w:cs="Arial"/>
                          <w:i/>
                          <w:color w:val="0000FF"/>
                          <w:lang w:eastAsia="en-US"/>
                        </w:rPr>
                      </w:pPr>
                      <w:r w:rsidRPr="007825A7">
                        <w:rPr>
                          <w:rFonts w:eastAsia="Calibri" w:cs="Arial"/>
                          <w:i/>
                          <w:color w:val="0000FF"/>
                          <w:lang w:eastAsia="en-US"/>
                        </w:rPr>
                        <w:t>If KANTERDEVICETYPE=SMALLTABLET/</w:t>
                      </w:r>
                      <w:r>
                        <w:rPr>
                          <w:rFonts w:eastAsia="Calibri" w:cs="Arial"/>
                          <w:i/>
                          <w:color w:val="0000FF"/>
                          <w:lang w:eastAsia="en-US"/>
                        </w:rPr>
                        <w:t>SMART</w:t>
                      </w:r>
                      <w:r w:rsidRPr="007825A7">
                        <w:rPr>
                          <w:rFonts w:eastAsia="Calibri" w:cs="Arial"/>
                          <w:i/>
                          <w:color w:val="0000FF"/>
                          <w:lang w:eastAsia="en-US"/>
                        </w:rPr>
                        <w:t xml:space="preserve"> PHONE </w:t>
                      </w:r>
                      <w:r>
                        <w:rPr>
                          <w:rFonts w:eastAsia="Calibri" w:cs="Arial"/>
                          <w:i/>
                          <w:color w:val="0000FF"/>
                          <w:lang w:eastAsia="en-US"/>
                        </w:rPr>
                        <w:t xml:space="preserve">WITH TOUCH </w:t>
                      </w:r>
                      <w:r w:rsidRPr="007825A7">
                        <w:rPr>
                          <w:rFonts w:eastAsia="Calibri" w:cs="Arial"/>
                          <w:i/>
                          <w:color w:val="0000FF"/>
                          <w:lang w:eastAsia="en-US"/>
                        </w:rPr>
                        <w:t>state LOI as 15</w:t>
                      </w:r>
                    </w:p>
                  </w:txbxContent>
                </v:textbox>
              </v:shape>
            </w:pict>
          </mc:Fallback>
        </mc:AlternateContent>
      </w:r>
    </w:p>
    <w:p w14:paraId="0DFFF6B5" w14:textId="77777777" w:rsidR="00EB5ECC" w:rsidRDefault="00EB5ECC" w:rsidP="00BD2404">
      <w:pPr>
        <w:rPr>
          <w:rFonts w:eastAsia="MS Mincho" w:cs="Arial"/>
          <w:color w:val="auto"/>
          <w:lang w:eastAsia="en-US"/>
        </w:rPr>
      </w:pPr>
    </w:p>
    <w:p w14:paraId="6122455D" w14:textId="77777777" w:rsidR="00EB5ECC" w:rsidRDefault="00EB5ECC" w:rsidP="00BD2404">
      <w:pPr>
        <w:rPr>
          <w:rFonts w:eastAsia="MS Mincho" w:cs="Arial"/>
          <w:color w:val="auto"/>
          <w:lang w:eastAsia="en-US"/>
        </w:rPr>
      </w:pPr>
    </w:p>
    <w:p w14:paraId="3092C65C" w14:textId="09D097A2" w:rsidR="006A525F" w:rsidRDefault="006A525F" w:rsidP="00BD2404">
      <w:pPr>
        <w:rPr>
          <w:rFonts w:ascii="Helvetica" w:hAnsi="Helvetica" w:cs="Helvetica"/>
          <w:color w:val="333333"/>
          <w:sz w:val="21"/>
          <w:szCs w:val="21"/>
          <w:shd w:val="clear" w:color="auto" w:fill="FFFFFF"/>
        </w:rPr>
      </w:pPr>
    </w:p>
    <w:p w14:paraId="1BE1231B" w14:textId="77777777" w:rsidR="006A525F" w:rsidRDefault="006A525F" w:rsidP="00BD2404">
      <w:pPr>
        <w:rPr>
          <w:rFonts w:ascii="Helvetica" w:hAnsi="Helvetica" w:cs="Helvetica"/>
          <w:color w:val="333333"/>
          <w:sz w:val="21"/>
          <w:szCs w:val="21"/>
          <w:shd w:val="clear" w:color="auto" w:fill="FFFFFF"/>
        </w:rPr>
      </w:pPr>
    </w:p>
    <w:p w14:paraId="7D39FB9C" w14:textId="77777777" w:rsidR="00EB5ECC" w:rsidRPr="001415DA" w:rsidRDefault="00EB5ECC" w:rsidP="00EB5ECC">
      <w:pPr>
        <w:rPr>
          <w:rFonts w:eastAsia="MS Mincho" w:cs="Arial"/>
          <w:color w:val="auto"/>
          <w:lang w:eastAsia="en-US"/>
        </w:rPr>
      </w:pPr>
      <w:r w:rsidRPr="001415DA">
        <w:rPr>
          <w:rFonts w:eastAsia="MS Mincho" w:cs="Arial"/>
          <w:color w:val="auto"/>
          <w:lang w:eastAsia="en-US"/>
        </w:rPr>
        <w:t>Welcome!</w:t>
      </w:r>
    </w:p>
    <w:p w14:paraId="59094C05" w14:textId="34768430" w:rsidR="00EB5ECC" w:rsidRDefault="00EB5ECC" w:rsidP="00EB5ECC">
      <w:pPr>
        <w:rPr>
          <w:rFonts w:cs="Arial"/>
        </w:rPr>
      </w:pPr>
      <w:r w:rsidRPr="00CA1A10">
        <w:rPr>
          <w:rFonts w:cs="Arial"/>
        </w:rPr>
        <w:t>Thank you for taking part in this survey</w:t>
      </w:r>
    </w:p>
    <w:p w14:paraId="6C7A681B" w14:textId="2EF8D2E3" w:rsidR="00EB5ECC" w:rsidRDefault="00EB5ECC" w:rsidP="00E90960">
      <w:pPr>
        <w:rPr>
          <w:rFonts w:cs="Arial"/>
        </w:rPr>
      </w:pPr>
    </w:p>
    <w:p w14:paraId="1ABF2AB4" w14:textId="0A7E5A4D" w:rsidR="00EB5ECC" w:rsidRDefault="00EB5ECC" w:rsidP="00E90960">
      <w:pPr>
        <w:rPr>
          <w:rFonts w:cs="Arial"/>
        </w:rPr>
      </w:pPr>
      <w:r>
        <w:rPr>
          <w:rFonts w:ascii="Helvetica" w:hAnsi="Helvetica" w:cs="Helvetica"/>
          <w:color w:val="333333"/>
          <w:sz w:val="21"/>
          <w:szCs w:val="21"/>
          <w:shd w:val="clear" w:color="auto" w:fill="FFFFFF"/>
        </w:rPr>
        <w:t xml:space="preserve">We are interested to hear your opinion on </w:t>
      </w:r>
      <w:r w:rsidR="004D1D0E">
        <w:t>Facebook Advertisements</w:t>
      </w:r>
      <w:r w:rsidR="00DE1DED">
        <w:t>!</w:t>
      </w:r>
      <w:r>
        <w:rPr>
          <w:rFonts w:ascii="Helvetica" w:hAnsi="Helvetica" w:cs="Helvetica"/>
          <w:color w:val="333333"/>
          <w:sz w:val="21"/>
          <w:szCs w:val="21"/>
        </w:rPr>
        <w:br/>
      </w:r>
      <w:r>
        <w:rPr>
          <w:rFonts w:ascii="Helvetica" w:hAnsi="Helvetica" w:cs="Helvetica"/>
          <w:color w:val="333333"/>
          <w:sz w:val="21"/>
          <w:szCs w:val="21"/>
          <w:shd w:val="clear" w:color="auto" w:fill="FFFFFF"/>
        </w:rPr>
        <w:t>Please read the questions carefully and provide clear and honest answers, Do not speed through the survey as that would not count as a valid response.</w:t>
      </w:r>
      <w:r>
        <w:rPr>
          <w:rFonts w:ascii="Helvetica" w:hAnsi="Helvetica" w:cs="Helvetica"/>
          <w:color w:val="333333"/>
          <w:sz w:val="21"/>
          <w:szCs w:val="21"/>
        </w:rPr>
        <w:br/>
      </w:r>
      <w:r>
        <w:rPr>
          <w:rFonts w:ascii="Helvetica" w:hAnsi="Helvetica" w:cs="Helvetica"/>
          <w:color w:val="333333"/>
          <w:sz w:val="21"/>
          <w:szCs w:val="21"/>
        </w:rPr>
        <w:br/>
      </w:r>
      <w:r>
        <w:rPr>
          <w:rFonts w:ascii="Helvetica" w:hAnsi="Helvetica" w:cs="Helvetica"/>
          <w:color w:val="333333"/>
          <w:sz w:val="21"/>
          <w:szCs w:val="21"/>
          <w:shd w:val="clear" w:color="auto" w:fill="FFFFFF"/>
        </w:rPr>
        <w:t xml:space="preserve">This survey will take approximately </w:t>
      </w:r>
      <w:r w:rsidR="004D1D0E">
        <w:rPr>
          <w:rFonts w:ascii="Helvetica" w:hAnsi="Helvetica" w:cs="Helvetica"/>
          <w:color w:val="333333"/>
          <w:sz w:val="21"/>
          <w:szCs w:val="21"/>
          <w:shd w:val="clear" w:color="auto" w:fill="FFFFFF"/>
        </w:rPr>
        <w:t>20</w:t>
      </w:r>
      <w:r>
        <w:rPr>
          <w:rFonts w:ascii="Helvetica" w:hAnsi="Helvetica" w:cs="Helvetica"/>
          <w:color w:val="333333"/>
          <w:sz w:val="21"/>
          <w:szCs w:val="21"/>
          <w:shd w:val="clear" w:color="auto" w:fill="FFFFFF"/>
        </w:rPr>
        <w:t xml:space="preserve"> minutes</w:t>
      </w:r>
      <w:r w:rsidR="004D1D0E">
        <w:rPr>
          <w:rFonts w:ascii="Helvetica" w:hAnsi="Helvetica" w:cs="Helvetica"/>
          <w:color w:val="333333"/>
          <w:sz w:val="21"/>
          <w:szCs w:val="21"/>
          <w:shd w:val="clear" w:color="auto" w:fill="FFFFFF"/>
        </w:rPr>
        <w:t xml:space="preserve">. </w:t>
      </w:r>
      <w:r w:rsidR="00DE1DED" w:rsidRPr="003D089D">
        <w:rPr>
          <w:rFonts w:eastAsia="MS Mincho" w:cs="Arial"/>
          <w:lang w:eastAsia="en-US"/>
        </w:rPr>
        <w:t>If you close your browser you will not be able to complete the survey.</w:t>
      </w:r>
      <w:r>
        <w:rPr>
          <w:rFonts w:ascii="Helvetica" w:hAnsi="Helvetica" w:cs="Helvetica"/>
          <w:color w:val="333333"/>
          <w:sz w:val="21"/>
          <w:szCs w:val="21"/>
        </w:rPr>
        <w:br/>
      </w:r>
      <w:r>
        <w:rPr>
          <w:rFonts w:ascii="Helvetica" w:hAnsi="Helvetica" w:cs="Helvetica"/>
          <w:color w:val="333333"/>
          <w:sz w:val="21"/>
          <w:szCs w:val="21"/>
        </w:rPr>
        <w:br/>
      </w:r>
      <w:r>
        <w:rPr>
          <w:rFonts w:ascii="Helvetica" w:hAnsi="Helvetica" w:cs="Helvetica"/>
          <w:color w:val="333333"/>
          <w:sz w:val="21"/>
          <w:szCs w:val="21"/>
          <w:shd w:val="clear" w:color="auto" w:fill="FFFFFF"/>
        </w:rPr>
        <w:t xml:space="preserve">In line with data protection laws, the results will only be used for statistical purposes and any personal information will be deleted once no longer needed. For more details please refer to the Kantar Privacy policy, which can be found at </w:t>
      </w:r>
      <w:r w:rsidRPr="00EB5ECC">
        <w:rPr>
          <w:rFonts w:ascii="Helvetica" w:hAnsi="Helvetica" w:cs="Helvetica"/>
          <w:color w:val="333333"/>
          <w:sz w:val="21"/>
          <w:szCs w:val="21"/>
          <w:u w:val="single"/>
          <w:shd w:val="clear" w:color="auto" w:fill="FFFFFF"/>
        </w:rPr>
        <w:t>www2.kantar.com/za-privacy-cawi.pdf</w:t>
      </w:r>
      <w:r>
        <w:rPr>
          <w:rFonts w:ascii="Helvetica" w:hAnsi="Helvetica" w:cs="Helvetica"/>
          <w:color w:val="333333"/>
          <w:sz w:val="21"/>
          <w:szCs w:val="21"/>
        </w:rPr>
        <w:br/>
      </w:r>
    </w:p>
    <w:p w14:paraId="5FECE129" w14:textId="17C8B5B9" w:rsidR="00DE1DED" w:rsidRDefault="00DE1DED" w:rsidP="00DE1DED">
      <w:pPr>
        <w:rPr>
          <w:color w:val="auto"/>
        </w:rPr>
      </w:pPr>
      <w:r w:rsidRPr="00CA1A10">
        <w:rPr>
          <w:color w:val="auto"/>
        </w:rPr>
        <w:t>Click ‘</w:t>
      </w:r>
      <w:r w:rsidRPr="005E1958">
        <w:rPr>
          <w:color w:val="auto"/>
        </w:rPr>
        <w:t>&gt;’ to begin.</w:t>
      </w:r>
    </w:p>
    <w:p w14:paraId="09F03B79" w14:textId="60264C73" w:rsidR="006A525F" w:rsidRDefault="006A525F" w:rsidP="00DE1DED">
      <w:pPr>
        <w:rPr>
          <w:color w:val="auto"/>
        </w:rPr>
      </w:pPr>
    </w:p>
    <w:p w14:paraId="65A57D53" w14:textId="77777777" w:rsidR="006A525F" w:rsidRPr="00272391" w:rsidRDefault="006A525F" w:rsidP="006A525F">
      <w:r w:rsidRPr="00272391">
        <w:rPr>
          <w:b/>
        </w:rPr>
        <w:t>Scripter notes:</w:t>
      </w:r>
      <w:r w:rsidRPr="00272391">
        <w:t xml:space="preserve"> Ensure that the URL provided is a clickable link from within the survey.</w:t>
      </w:r>
    </w:p>
    <w:p w14:paraId="18C5CF78" w14:textId="77777777" w:rsidR="006A525F" w:rsidRPr="00272391" w:rsidRDefault="006A525F" w:rsidP="006A525F"/>
    <w:tbl>
      <w:tblPr>
        <w:tblW w:w="5000" w:type="pct"/>
        <w:tblCellMar>
          <w:left w:w="0" w:type="dxa"/>
          <w:right w:w="0" w:type="dxa"/>
        </w:tblCellMar>
        <w:tblLook w:val="04A0" w:firstRow="1" w:lastRow="0" w:firstColumn="1" w:lastColumn="0" w:noHBand="0" w:noVBand="1"/>
      </w:tblPr>
      <w:tblGrid>
        <w:gridCol w:w="10622"/>
      </w:tblGrid>
      <w:tr w:rsidR="006A525F" w:rsidRPr="00272391" w14:paraId="088DCC5E" w14:textId="77777777" w:rsidTr="00176826">
        <w:tc>
          <w:tcPr>
            <w:tcW w:w="5000" w:type="pct"/>
            <w:shd w:val="clear" w:color="auto" w:fill="auto"/>
          </w:tcPr>
          <w:tbl>
            <w:tblPr>
              <w:tblW w:w="5000" w:type="pct"/>
              <w:tblCellMar>
                <w:top w:w="85" w:type="dxa"/>
                <w:left w:w="57" w:type="dxa"/>
                <w:bottom w:w="40" w:type="dxa"/>
                <w:right w:w="57" w:type="dxa"/>
              </w:tblCellMar>
              <w:tblLook w:val="04A0" w:firstRow="1" w:lastRow="0" w:firstColumn="1" w:lastColumn="0" w:noHBand="0" w:noVBand="1"/>
            </w:tblPr>
            <w:tblGrid>
              <w:gridCol w:w="7435"/>
              <w:gridCol w:w="3187"/>
            </w:tblGrid>
            <w:tr w:rsidR="006A525F" w:rsidRPr="00272391" w14:paraId="1A8137B1" w14:textId="77777777" w:rsidTr="00176826">
              <w:trPr>
                <w:trHeight w:val="200"/>
              </w:trPr>
              <w:tc>
                <w:tcPr>
                  <w:tcW w:w="3500" w:type="pct"/>
                  <w:shd w:val="clear" w:color="auto" w:fill="A6A6A6"/>
                </w:tcPr>
                <w:p w14:paraId="77B4DACC" w14:textId="77777777" w:rsidR="006A525F" w:rsidRPr="00272391" w:rsidRDefault="006A525F" w:rsidP="00176826">
                  <w:pPr>
                    <w:keepNext/>
                    <w:keepLines/>
                    <w:rPr>
                      <w:rFonts w:cs="Arial"/>
                      <w:b/>
                      <w:sz w:val="18"/>
                      <w:szCs w:val="18"/>
                    </w:rPr>
                  </w:pPr>
                  <w:r w:rsidRPr="00272391">
                    <w:rPr>
                      <w:rFonts w:cs="Arial"/>
                      <w:b/>
                      <w:sz w:val="18"/>
                      <w:szCs w:val="18"/>
                    </w:rPr>
                    <w:t>START: Start Time</w:t>
                  </w:r>
                </w:p>
              </w:tc>
              <w:tc>
                <w:tcPr>
                  <w:tcW w:w="1500" w:type="pct"/>
                  <w:shd w:val="clear" w:color="auto" w:fill="A6A6A6"/>
                </w:tcPr>
                <w:p w14:paraId="703ACAC1" w14:textId="77777777" w:rsidR="006A525F" w:rsidRPr="00272391" w:rsidRDefault="006A525F" w:rsidP="00176826">
                  <w:pPr>
                    <w:keepNext/>
                    <w:keepLines/>
                    <w:rPr>
                      <w:rFonts w:cs="Arial"/>
                      <w:b/>
                      <w:sz w:val="18"/>
                      <w:szCs w:val="18"/>
                    </w:rPr>
                  </w:pPr>
                  <w:r w:rsidRPr="00272391">
                    <w:rPr>
                      <w:rFonts w:cs="Arial"/>
                      <w:b/>
                      <w:sz w:val="18"/>
                      <w:szCs w:val="18"/>
                    </w:rPr>
                    <w:t>Numeric</w:t>
                  </w:r>
                </w:p>
              </w:tc>
            </w:tr>
          </w:tbl>
          <w:p w14:paraId="6A42323A" w14:textId="77777777" w:rsidR="006A525F" w:rsidRPr="00272391" w:rsidRDefault="006A525F" w:rsidP="00176826">
            <w:pPr>
              <w:keepNext/>
              <w:keepLines/>
              <w:rPr>
                <w:rFonts w:cs="Arial"/>
                <w:sz w:val="18"/>
                <w:szCs w:val="18"/>
              </w:rPr>
            </w:pPr>
          </w:p>
        </w:tc>
      </w:tr>
      <w:tr w:rsidR="006A525F" w:rsidRPr="006B11F6" w14:paraId="2416126B" w14:textId="77777777" w:rsidTr="00176826">
        <w:tc>
          <w:tcPr>
            <w:tcW w:w="5000" w:type="pct"/>
            <w:shd w:val="clear" w:color="auto" w:fill="auto"/>
          </w:tcPr>
          <w:tbl>
            <w:tblPr>
              <w:tblW w:w="5000" w:type="pct"/>
              <w:tblCellMar>
                <w:top w:w="85" w:type="dxa"/>
                <w:left w:w="57" w:type="dxa"/>
                <w:bottom w:w="40" w:type="dxa"/>
                <w:right w:w="57" w:type="dxa"/>
              </w:tblCellMar>
              <w:tblLook w:val="04A0" w:firstRow="1" w:lastRow="0" w:firstColumn="1" w:lastColumn="0" w:noHBand="0" w:noVBand="1"/>
            </w:tblPr>
            <w:tblGrid>
              <w:gridCol w:w="10622"/>
            </w:tblGrid>
            <w:tr w:rsidR="006A525F" w14:paraId="06961499" w14:textId="77777777" w:rsidTr="00176826">
              <w:trPr>
                <w:trHeight w:val="200"/>
              </w:trPr>
              <w:tc>
                <w:tcPr>
                  <w:tcW w:w="5000" w:type="pct"/>
                  <w:shd w:val="clear" w:color="auto" w:fill="auto"/>
                </w:tcPr>
                <w:p w14:paraId="42E5D7D6" w14:textId="77777777" w:rsidR="006A525F" w:rsidRPr="00176826" w:rsidRDefault="006A525F" w:rsidP="00176826">
                  <w:pPr>
                    <w:keepNext/>
                    <w:keepLines/>
                    <w:rPr>
                      <w:rFonts w:cs="Arial"/>
                      <w:b/>
                      <w:sz w:val="18"/>
                      <w:szCs w:val="18"/>
                      <w:u w:val="single"/>
                    </w:rPr>
                  </w:pPr>
                  <w:r w:rsidRPr="00272391">
                    <w:rPr>
                      <w:rFonts w:cs="Arial"/>
                      <w:b/>
                      <w:sz w:val="18"/>
                      <w:szCs w:val="18"/>
                      <w:u w:val="single"/>
                    </w:rPr>
                    <w:t>Not back | Min = 0 | Max = 9999 | Dummy</w:t>
                  </w:r>
                </w:p>
              </w:tc>
            </w:tr>
          </w:tbl>
          <w:p w14:paraId="46A0DB9E" w14:textId="77777777" w:rsidR="006A525F" w:rsidRPr="00176826" w:rsidRDefault="006A525F" w:rsidP="00176826">
            <w:pPr>
              <w:keepNext/>
              <w:keepLines/>
              <w:rPr>
                <w:rFonts w:cs="Arial"/>
                <w:sz w:val="18"/>
                <w:szCs w:val="18"/>
              </w:rPr>
            </w:pPr>
          </w:p>
        </w:tc>
      </w:tr>
      <w:tr w:rsidR="006A525F" w:rsidRPr="006B11F6" w14:paraId="4569D96C" w14:textId="77777777" w:rsidTr="00176826">
        <w:tc>
          <w:tcPr>
            <w:tcW w:w="5000" w:type="pct"/>
            <w:shd w:val="clear" w:color="auto" w:fill="auto"/>
          </w:tcPr>
          <w:tbl>
            <w:tblPr>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85" w:type="dxa"/>
                <w:left w:w="57" w:type="dxa"/>
                <w:bottom w:w="40" w:type="dxa"/>
                <w:right w:w="57" w:type="dxa"/>
              </w:tblCellMar>
              <w:tblLook w:val="04A0" w:firstRow="1" w:lastRow="0" w:firstColumn="1" w:lastColumn="0" w:noHBand="0" w:noVBand="1"/>
            </w:tblPr>
            <w:tblGrid>
              <w:gridCol w:w="10616"/>
            </w:tblGrid>
            <w:tr w:rsidR="006A525F" w14:paraId="4A12F358" w14:textId="77777777" w:rsidTr="00176826">
              <w:trPr>
                <w:trHeight w:val="200"/>
              </w:trPr>
              <w:tc>
                <w:tcPr>
                  <w:tcW w:w="5000" w:type="pct"/>
                  <w:shd w:val="clear" w:color="auto" w:fill="auto"/>
                </w:tcPr>
                <w:p w14:paraId="7DCD5A6D" w14:textId="77777777" w:rsidR="006A525F" w:rsidRPr="00176826" w:rsidRDefault="006A525F" w:rsidP="00176826">
                  <w:pPr>
                    <w:keepNext/>
                    <w:keepLines/>
                    <w:rPr>
                      <w:rFonts w:cs="Arial"/>
                      <w:sz w:val="18"/>
                      <w:szCs w:val="18"/>
                    </w:rPr>
                  </w:pPr>
                </w:p>
              </w:tc>
            </w:tr>
          </w:tbl>
          <w:p w14:paraId="540E5899" w14:textId="77777777" w:rsidR="006A525F" w:rsidRPr="00176826" w:rsidRDefault="006A525F" w:rsidP="00176826">
            <w:pPr>
              <w:keepNext/>
              <w:keepLines/>
              <w:rPr>
                <w:rFonts w:cs="Arial"/>
                <w:sz w:val="18"/>
                <w:szCs w:val="18"/>
              </w:rPr>
            </w:pPr>
          </w:p>
        </w:tc>
      </w:tr>
    </w:tbl>
    <w:p w14:paraId="384FBA29" w14:textId="77777777" w:rsidR="006A525F" w:rsidRPr="005E1958" w:rsidRDefault="006A525F" w:rsidP="00DE1DED">
      <w:pPr>
        <w:rPr>
          <w:color w:val="auto"/>
        </w:rPr>
      </w:pPr>
    </w:p>
    <w:p w14:paraId="587FF08D" w14:textId="77777777" w:rsidR="00E90960" w:rsidRPr="006275B7" w:rsidRDefault="00E90960" w:rsidP="00E90960">
      <w:pPr>
        <w:rPr>
          <w:rFonts w:cs="Arial"/>
        </w:rPr>
      </w:pPr>
      <w:r w:rsidRPr="006275B7">
        <w:rPr>
          <w:rFonts w:cs="Arial"/>
        </w:rPr>
        <w:t>NEW SCREEN</w:t>
      </w:r>
    </w:p>
    <w:p w14:paraId="3F3C279E" w14:textId="77777777" w:rsidR="00036987" w:rsidRPr="00036987" w:rsidRDefault="00036987" w:rsidP="00E90960">
      <w:pPr>
        <w:pStyle w:val="PlainText"/>
        <w:rPr>
          <w:rFonts w:ascii="Arial" w:hAnsi="Arial" w:cs="Arial"/>
        </w:rPr>
      </w:pPr>
    </w:p>
    <w:p w14:paraId="01C89C70" w14:textId="77777777" w:rsidR="00E90960" w:rsidRPr="006275B7" w:rsidRDefault="00E90960" w:rsidP="00E90960">
      <w:pPr>
        <w:pStyle w:val="PlainText"/>
        <w:rPr>
          <w:rFonts w:ascii="Arial" w:hAnsi="Arial" w:cs="Arial"/>
          <w:b/>
          <w:i/>
          <w:color w:val="C00000"/>
        </w:rPr>
      </w:pPr>
      <w:r w:rsidRPr="006275B7">
        <w:rPr>
          <w:rFonts w:ascii="Arial" w:hAnsi="Arial" w:cs="Arial"/>
          <w:b/>
          <w:i/>
          <w:color w:val="C00000"/>
        </w:rPr>
        <w:t>AVQUALITY</w:t>
      </w:r>
    </w:p>
    <w:p w14:paraId="08262578" w14:textId="77777777" w:rsidR="00E90960" w:rsidRPr="006275B7" w:rsidRDefault="00E90960" w:rsidP="00E90960">
      <w:pPr>
        <w:pStyle w:val="NoSpacing"/>
        <w:rPr>
          <w:rFonts w:ascii="Arial" w:hAnsi="Arial" w:cs="Arial"/>
          <w:sz w:val="20"/>
          <w:szCs w:val="20"/>
          <w:lang w:val="en-GB"/>
        </w:rPr>
      </w:pPr>
      <w:r w:rsidRPr="006275B7">
        <w:rPr>
          <w:rFonts w:ascii="Arial" w:hAnsi="Arial" w:cs="Arial"/>
          <w:sz w:val="20"/>
          <w:szCs w:val="20"/>
          <w:lang w:val="en-GB"/>
        </w:rPr>
        <w:t>We would like you to watch a short video to check that you can see it and hear it.</w:t>
      </w:r>
    </w:p>
    <w:p w14:paraId="3A782997" w14:textId="77777777" w:rsidR="00E90960" w:rsidRPr="00036987" w:rsidRDefault="00E90960" w:rsidP="00E90960">
      <w:pPr>
        <w:pStyle w:val="NoSpacing"/>
        <w:rPr>
          <w:rFonts w:ascii="Arial" w:hAnsi="Arial" w:cs="Arial"/>
          <w:sz w:val="20"/>
          <w:szCs w:val="20"/>
          <w:lang w:val="en-GB"/>
        </w:rPr>
      </w:pPr>
      <w:r w:rsidRPr="006275B7">
        <w:rPr>
          <w:rFonts w:ascii="Arial" w:hAnsi="Arial" w:cs="Arial"/>
          <w:sz w:val="20"/>
          <w:szCs w:val="20"/>
          <w:lang w:val="en-GB"/>
        </w:rPr>
        <w:t>Before pressing the ‘play’ button please turn up the volume. </w:t>
      </w:r>
    </w:p>
    <w:p w14:paraId="2EE04AC8" w14:textId="77777777" w:rsidR="00E90960" w:rsidRPr="006275B7" w:rsidRDefault="00E90960" w:rsidP="00E90960">
      <w:pPr>
        <w:pStyle w:val="NoSpacing"/>
        <w:rPr>
          <w:rFonts w:ascii="Arial" w:hAnsi="Arial" w:cs="Arial"/>
          <w:sz w:val="20"/>
          <w:szCs w:val="20"/>
          <w:lang w:val="en-GB"/>
        </w:rPr>
      </w:pPr>
    </w:p>
    <w:p w14:paraId="6DA1A967" w14:textId="14E3CDE7" w:rsidR="00E90960" w:rsidRPr="00760EE4" w:rsidRDefault="00F25408" w:rsidP="00E90960">
      <w:pPr>
        <w:rPr>
          <w:rFonts w:cs="Arial"/>
        </w:rPr>
      </w:pPr>
      <w:r>
        <w:rPr>
          <w:noProof/>
        </w:rPr>
        <mc:AlternateContent>
          <mc:Choice Requires="wps">
            <w:drawing>
              <wp:anchor distT="0" distB="0" distL="114300" distR="114300" simplePos="0" relativeHeight="251656192" behindDoc="0" locked="0" layoutInCell="1" allowOverlap="1" wp14:anchorId="6FEAF46B" wp14:editId="5C7BCFE8">
                <wp:simplePos x="0" y="0"/>
                <wp:positionH relativeFrom="column">
                  <wp:posOffset>1490345</wp:posOffset>
                </wp:positionH>
                <wp:positionV relativeFrom="paragraph">
                  <wp:posOffset>-635</wp:posOffset>
                </wp:positionV>
                <wp:extent cx="2303780" cy="30861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308610"/>
                        </a:xfrm>
                        <a:prstGeom prst="rect">
                          <a:avLst/>
                        </a:prstGeom>
                        <a:noFill/>
                        <a:ln w="9525">
                          <a:noFill/>
                          <a:miter lim="800000"/>
                          <a:headEnd/>
                          <a:tailEnd/>
                        </a:ln>
                      </wps:spPr>
                      <wps:txbx>
                        <w:txbxContent>
                          <w:p w14:paraId="1FED5BE4" w14:textId="77777777" w:rsidR="0037749B" w:rsidRPr="00F57C66" w:rsidRDefault="0037749B">
                            <w:pPr>
                              <w:rPr>
                                <w:rFonts w:cs="Arial"/>
                                <w:i/>
                                <w:color w:val="0000FF"/>
                              </w:rPr>
                            </w:pPr>
                            <w:r>
                              <w:rPr>
                                <w:rFonts w:cs="Arial"/>
                                <w:i/>
                                <w:color w:val="0000FF"/>
                              </w:rPr>
                              <w:t xml:space="preserve">TMT ID =  </w:t>
                            </w:r>
                            <w:proofErr w:type="spellStart"/>
                            <w:r>
                              <w:rPr>
                                <w:rFonts w:cs="Arial"/>
                                <w:i/>
                                <w:color w:val="0000FF"/>
                              </w:rPr>
                              <w:t>jwplayer</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EAF46B" id="Text Box 2" o:spid="_x0000_s1027" type="#_x0000_t202" style="position:absolute;margin-left:117.35pt;margin-top:-.05pt;width:181.4pt;height:24.3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" filled="f" stroked="f">
                <v:textbox>
                  <w:txbxContent>
                    <w:p w14:paraId="1FED5BE4" w14:textId="77777777" w:rsidR="0037749B" w:rsidRPr="00F57C66" w:rsidRDefault="0037749B">
                      <w:pPr>
                        <w:rPr>
                          <w:rFonts w:cs="Arial"/>
                          <w:i/>
                          <w:color w:val="0000FF"/>
                        </w:rPr>
                      </w:pPr>
                      <w:r>
                        <w:rPr>
                          <w:rFonts w:cs="Arial"/>
                          <w:i/>
                          <w:color w:val="0000FF"/>
                        </w:rPr>
                        <w:t xml:space="preserve">TMT ID =  </w:t>
                      </w:r>
                      <w:proofErr w:type="spellStart"/>
                      <w:r>
                        <w:rPr>
                          <w:rFonts w:cs="Arial"/>
                          <w:i/>
                          <w:color w:val="0000FF"/>
                        </w:rPr>
                        <w:t>jwplayer</w:t>
                      </w:r>
                      <w:proofErr w:type="spellEnd"/>
                    </w:p>
                  </w:txbxContent>
                </v:textbox>
              </v:shape>
            </w:pict>
          </mc:Fallback>
        </mc:AlternateContent>
      </w:r>
      <w:r w:rsidR="00E90960" w:rsidRPr="00760EE4">
        <w:rPr>
          <w:rFonts w:cs="Arial"/>
        </w:rPr>
        <w:t>NEW SCREEN</w:t>
      </w:r>
      <w:r w:rsidR="00313398" w:rsidRPr="00760EE4">
        <w:rPr>
          <w:rFonts w:cs="Arial"/>
        </w:rPr>
        <w:t xml:space="preserve"> </w:t>
      </w:r>
    </w:p>
    <w:p w14:paraId="25CEC0CE" w14:textId="77777777" w:rsidR="00E90960" w:rsidRPr="00036987" w:rsidRDefault="00E90960" w:rsidP="00E90960">
      <w:pPr>
        <w:pStyle w:val="NoSpacing"/>
        <w:rPr>
          <w:rFonts w:ascii="Arial" w:hAnsi="Arial" w:cs="Arial"/>
          <w:sz w:val="20"/>
          <w:szCs w:val="20"/>
          <w:lang w:val="en-GB"/>
        </w:rPr>
      </w:pPr>
      <w:r w:rsidRPr="00036987">
        <w:rPr>
          <w:rFonts w:ascii="Arial" w:hAnsi="Arial" w:cs="Arial"/>
          <w:sz w:val="20"/>
          <w:szCs w:val="20"/>
          <w:lang w:val="en-GB"/>
        </w:rPr>
        <w:t>Press the play button.</w:t>
      </w:r>
    </w:p>
    <w:p w14:paraId="07C77143" w14:textId="77777777" w:rsidR="00E90960" w:rsidRPr="00760EE4" w:rsidRDefault="00E90960" w:rsidP="00E90960">
      <w:pPr>
        <w:pStyle w:val="NoSpacing"/>
        <w:rPr>
          <w:rFonts w:ascii="Arial" w:hAnsi="Arial" w:cs="Arial"/>
          <w:sz w:val="20"/>
          <w:szCs w:val="20"/>
          <w:lang w:val="en-GB"/>
        </w:rPr>
      </w:pPr>
    </w:p>
    <w:p w14:paraId="0950C354" w14:textId="77777777" w:rsidR="00E90960" w:rsidRPr="00036987" w:rsidRDefault="00E90960" w:rsidP="00E90960">
      <w:pPr>
        <w:pStyle w:val="ProgrammingNote"/>
        <w:spacing w:after="0" w:line="240" w:lineRule="auto"/>
        <w:rPr>
          <w:rFonts w:ascii="Arial" w:hAnsi="Arial" w:cs="Arial"/>
          <w:sz w:val="20"/>
          <w:szCs w:val="20"/>
          <w:lang w:val="en-GB"/>
        </w:rPr>
      </w:pPr>
      <w:r w:rsidRPr="00036987">
        <w:rPr>
          <w:rFonts w:ascii="Arial" w:hAnsi="Arial" w:cs="Arial"/>
          <w:sz w:val="20"/>
          <w:szCs w:val="20"/>
          <w:lang w:val="en-GB"/>
        </w:rPr>
        <w:t>SHOW one of the following videos</w:t>
      </w:r>
    </w:p>
    <w:p w14:paraId="7A621287" w14:textId="77777777" w:rsidR="00E90960" w:rsidRPr="00036987" w:rsidRDefault="00E90960" w:rsidP="00E90960">
      <w:pPr>
        <w:pStyle w:val="ProgrammingNote"/>
        <w:spacing w:after="0" w:line="240" w:lineRule="auto"/>
        <w:rPr>
          <w:rFonts w:ascii="Arial" w:hAnsi="Arial" w:cs="Arial"/>
          <w:sz w:val="20"/>
          <w:szCs w:val="20"/>
          <w:lang w:val="en-GB"/>
        </w:rPr>
      </w:pPr>
      <w:r w:rsidRPr="00036987">
        <w:rPr>
          <w:rFonts w:ascii="Arial" w:hAnsi="Arial" w:cs="Arial"/>
          <w:sz w:val="20"/>
          <w:szCs w:val="20"/>
          <w:lang w:val="en-GB"/>
        </w:rPr>
        <w:t>VCAT_ADOG.MP4</w:t>
      </w:r>
    </w:p>
    <w:p w14:paraId="1F6DBAE8" w14:textId="77777777" w:rsidR="00E90960" w:rsidRPr="00036987" w:rsidRDefault="00E90960" w:rsidP="00E90960">
      <w:pPr>
        <w:pStyle w:val="ProgrammingNote"/>
        <w:spacing w:after="0" w:line="240" w:lineRule="auto"/>
        <w:rPr>
          <w:rFonts w:ascii="Arial" w:hAnsi="Arial" w:cs="Arial"/>
          <w:sz w:val="20"/>
          <w:szCs w:val="20"/>
          <w:lang w:val="en-GB"/>
        </w:rPr>
      </w:pPr>
      <w:r w:rsidRPr="00036987">
        <w:rPr>
          <w:rFonts w:ascii="Arial" w:hAnsi="Arial" w:cs="Arial"/>
          <w:sz w:val="20"/>
          <w:szCs w:val="20"/>
          <w:lang w:val="en-GB"/>
        </w:rPr>
        <w:t xml:space="preserve">Vlion_ArOOster.MP4 </w:t>
      </w:r>
    </w:p>
    <w:p w14:paraId="4FA8257B" w14:textId="77777777" w:rsidR="00E90960" w:rsidRPr="00036987" w:rsidRDefault="00E90960" w:rsidP="00E90960">
      <w:pPr>
        <w:pStyle w:val="ProgrammingNote"/>
        <w:spacing w:after="0" w:line="240" w:lineRule="auto"/>
        <w:rPr>
          <w:rFonts w:ascii="Arial" w:hAnsi="Arial" w:cs="Arial"/>
          <w:sz w:val="20"/>
          <w:szCs w:val="20"/>
          <w:lang w:val="en-GB"/>
        </w:rPr>
      </w:pPr>
    </w:p>
    <w:p w14:paraId="00B2B94D" w14:textId="77777777" w:rsidR="00E90960" w:rsidRPr="00760EE4" w:rsidRDefault="00E90960" w:rsidP="00E90960">
      <w:pPr>
        <w:rPr>
          <w:rFonts w:cs="Arial"/>
          <w:b/>
          <w:i/>
          <w:color w:val="C00000"/>
        </w:rPr>
      </w:pPr>
      <w:r w:rsidRPr="00760EE4">
        <w:rPr>
          <w:rFonts w:cs="Arial"/>
          <w:b/>
          <w:i/>
          <w:color w:val="C00000"/>
        </w:rPr>
        <w:t>SEEVIDEO</w:t>
      </w:r>
    </w:p>
    <w:p w14:paraId="637B7BBD" w14:textId="77777777" w:rsidR="00E90960" w:rsidRPr="00760EE4" w:rsidRDefault="00E90960" w:rsidP="00E90960">
      <w:pPr>
        <w:rPr>
          <w:rFonts w:cs="Arial"/>
        </w:rPr>
      </w:pPr>
      <w:r w:rsidRPr="00760EE4">
        <w:rPr>
          <w:rFonts w:cs="Arial"/>
        </w:rPr>
        <w:t xml:space="preserve">Which of these animals did you </w:t>
      </w:r>
      <w:r w:rsidRPr="00760EE4">
        <w:rPr>
          <w:rFonts w:cs="Arial"/>
          <w:b/>
        </w:rPr>
        <w:t>see</w:t>
      </w:r>
      <w:r w:rsidRPr="00760EE4">
        <w:rPr>
          <w:rFonts w:cs="Arial"/>
        </w:rPr>
        <w:t>?</w:t>
      </w:r>
    </w:p>
    <w:p w14:paraId="1346E76B" w14:textId="77777777" w:rsidR="00E90960" w:rsidRPr="00490CC2" w:rsidRDefault="00E90960" w:rsidP="00E90960">
      <w:pPr>
        <w:rPr>
          <w:rFonts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3"/>
        <w:gridCol w:w="2123"/>
        <w:gridCol w:w="2122"/>
        <w:gridCol w:w="2122"/>
        <w:gridCol w:w="2122"/>
      </w:tblGrid>
      <w:tr w:rsidR="00E90960" w:rsidRPr="006275B7" w14:paraId="455716D4" w14:textId="77777777" w:rsidTr="00B01A06">
        <w:trPr>
          <w:jc w:val="center"/>
        </w:trPr>
        <w:tc>
          <w:tcPr>
            <w:tcW w:w="2149" w:type="dxa"/>
            <w:shd w:val="clear" w:color="auto" w:fill="auto"/>
          </w:tcPr>
          <w:p w14:paraId="2228A613" w14:textId="4B060E95" w:rsidR="00E90960" w:rsidRPr="00760EE4" w:rsidRDefault="00F25408" w:rsidP="00B01A06">
            <w:pPr>
              <w:jc w:val="center"/>
              <w:rPr>
                <w:rFonts w:cs="Arial"/>
              </w:rPr>
            </w:pPr>
            <w:r>
              <w:rPr>
                <w:rFonts w:cs="Arial"/>
                <w:noProof/>
              </w:rPr>
              <w:drawing>
                <wp:inline distT="0" distB="0" distL="0" distR="0" wp14:anchorId="609AACDC" wp14:editId="3D679D30">
                  <wp:extent cx="958850" cy="958850"/>
                  <wp:effectExtent l="0" t="0" r="0" b="0"/>
                  <wp:docPr id="1"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58850" cy="958850"/>
                          </a:xfrm>
                          <a:prstGeom prst="rect">
                            <a:avLst/>
                          </a:prstGeom>
                          <a:noFill/>
                          <a:ln>
                            <a:noFill/>
                          </a:ln>
                        </pic:spPr>
                      </pic:pic>
                    </a:graphicData>
                  </a:graphic>
                </wp:inline>
              </w:drawing>
            </w:r>
          </w:p>
        </w:tc>
        <w:tc>
          <w:tcPr>
            <w:tcW w:w="2149" w:type="dxa"/>
            <w:shd w:val="clear" w:color="auto" w:fill="auto"/>
          </w:tcPr>
          <w:p w14:paraId="27AC3338" w14:textId="47B5C7B6" w:rsidR="00E90960" w:rsidRPr="00760EE4" w:rsidRDefault="00F25408" w:rsidP="00B01A06">
            <w:pPr>
              <w:jc w:val="center"/>
              <w:rPr>
                <w:rFonts w:cs="Arial"/>
              </w:rPr>
            </w:pPr>
            <w:r>
              <w:rPr>
                <w:rFonts w:cs="Arial"/>
                <w:noProof/>
              </w:rPr>
              <w:drawing>
                <wp:inline distT="0" distB="0" distL="0" distR="0" wp14:anchorId="2804A3C0" wp14:editId="224838BF">
                  <wp:extent cx="958850" cy="958850"/>
                  <wp:effectExtent l="0" t="0" r="0" b="0"/>
                  <wp:docPr id="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58850" cy="958850"/>
                          </a:xfrm>
                          <a:prstGeom prst="rect">
                            <a:avLst/>
                          </a:prstGeom>
                          <a:noFill/>
                          <a:ln>
                            <a:noFill/>
                          </a:ln>
                        </pic:spPr>
                      </pic:pic>
                    </a:graphicData>
                  </a:graphic>
                </wp:inline>
              </w:drawing>
            </w:r>
          </w:p>
        </w:tc>
        <w:tc>
          <w:tcPr>
            <w:tcW w:w="2149" w:type="dxa"/>
            <w:shd w:val="clear" w:color="auto" w:fill="auto"/>
          </w:tcPr>
          <w:p w14:paraId="1C024E97" w14:textId="6BFEF87E" w:rsidR="00E90960" w:rsidRPr="00760EE4" w:rsidRDefault="00F25408" w:rsidP="00B01A06">
            <w:pPr>
              <w:jc w:val="center"/>
              <w:rPr>
                <w:rFonts w:cs="Arial"/>
              </w:rPr>
            </w:pPr>
            <w:r>
              <w:rPr>
                <w:rFonts w:cs="Arial"/>
                <w:noProof/>
              </w:rPr>
              <w:drawing>
                <wp:inline distT="0" distB="0" distL="0" distR="0" wp14:anchorId="4EE6EF4F" wp14:editId="4E27E813">
                  <wp:extent cx="958850" cy="958850"/>
                  <wp:effectExtent l="0" t="0" r="0" b="0"/>
                  <wp:docPr id="3"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58850" cy="958850"/>
                          </a:xfrm>
                          <a:prstGeom prst="rect">
                            <a:avLst/>
                          </a:prstGeom>
                          <a:noFill/>
                          <a:ln>
                            <a:noFill/>
                          </a:ln>
                        </pic:spPr>
                      </pic:pic>
                    </a:graphicData>
                  </a:graphic>
                </wp:inline>
              </w:drawing>
            </w:r>
          </w:p>
        </w:tc>
        <w:tc>
          <w:tcPr>
            <w:tcW w:w="2149" w:type="dxa"/>
            <w:shd w:val="clear" w:color="auto" w:fill="auto"/>
          </w:tcPr>
          <w:p w14:paraId="5FDB985B" w14:textId="16F63C75" w:rsidR="00E90960" w:rsidRPr="00760EE4" w:rsidRDefault="00F25408" w:rsidP="00B01A06">
            <w:pPr>
              <w:jc w:val="center"/>
              <w:rPr>
                <w:rFonts w:cs="Arial"/>
              </w:rPr>
            </w:pPr>
            <w:r>
              <w:rPr>
                <w:rFonts w:cs="Arial"/>
                <w:noProof/>
              </w:rPr>
              <w:drawing>
                <wp:inline distT="0" distB="0" distL="0" distR="0" wp14:anchorId="0817FEDF" wp14:editId="207DD8E3">
                  <wp:extent cx="958850" cy="958850"/>
                  <wp:effectExtent l="0" t="0" r="0" b="0"/>
                  <wp:docPr id="4"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58850" cy="958850"/>
                          </a:xfrm>
                          <a:prstGeom prst="rect">
                            <a:avLst/>
                          </a:prstGeom>
                          <a:noFill/>
                          <a:ln>
                            <a:noFill/>
                          </a:ln>
                        </pic:spPr>
                      </pic:pic>
                    </a:graphicData>
                  </a:graphic>
                </wp:inline>
              </w:drawing>
            </w:r>
          </w:p>
        </w:tc>
        <w:tc>
          <w:tcPr>
            <w:tcW w:w="2149" w:type="dxa"/>
            <w:shd w:val="clear" w:color="auto" w:fill="auto"/>
          </w:tcPr>
          <w:p w14:paraId="68D028A3" w14:textId="2AEB99D1" w:rsidR="00E90960" w:rsidRPr="00760EE4" w:rsidRDefault="00F25408" w:rsidP="00B01A06">
            <w:pPr>
              <w:jc w:val="center"/>
              <w:rPr>
                <w:rFonts w:cs="Arial"/>
              </w:rPr>
            </w:pPr>
            <w:r>
              <w:rPr>
                <w:rFonts w:cs="Arial"/>
                <w:noProof/>
              </w:rPr>
              <w:drawing>
                <wp:inline distT="0" distB="0" distL="0" distR="0" wp14:anchorId="2EB645A5" wp14:editId="4A6BF6E5">
                  <wp:extent cx="958850" cy="958850"/>
                  <wp:effectExtent l="0" t="0" r="0" b="0"/>
                  <wp:docPr id="5"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58850" cy="958850"/>
                          </a:xfrm>
                          <a:prstGeom prst="rect">
                            <a:avLst/>
                          </a:prstGeom>
                          <a:noFill/>
                          <a:ln>
                            <a:noFill/>
                          </a:ln>
                        </pic:spPr>
                      </pic:pic>
                    </a:graphicData>
                  </a:graphic>
                </wp:inline>
              </w:drawing>
            </w:r>
          </w:p>
        </w:tc>
      </w:tr>
      <w:tr w:rsidR="00E90960" w:rsidRPr="006275B7" w14:paraId="4206975A" w14:textId="77777777" w:rsidTr="00B01A06">
        <w:trPr>
          <w:jc w:val="center"/>
        </w:trPr>
        <w:tc>
          <w:tcPr>
            <w:tcW w:w="2149" w:type="dxa"/>
            <w:shd w:val="clear" w:color="auto" w:fill="auto"/>
          </w:tcPr>
          <w:p w14:paraId="39139390" w14:textId="77777777" w:rsidR="00E90960" w:rsidRPr="006275B7" w:rsidRDefault="00E90960" w:rsidP="00B01A06">
            <w:pPr>
              <w:jc w:val="center"/>
              <w:rPr>
                <w:rFonts w:cs="Arial"/>
              </w:rPr>
            </w:pPr>
            <w:r w:rsidRPr="006275B7">
              <w:rPr>
                <w:rFonts w:cs="Arial"/>
              </w:rPr>
              <w:t>Cat</w:t>
            </w:r>
          </w:p>
        </w:tc>
        <w:tc>
          <w:tcPr>
            <w:tcW w:w="2149" w:type="dxa"/>
            <w:shd w:val="clear" w:color="auto" w:fill="auto"/>
          </w:tcPr>
          <w:p w14:paraId="3F10DF44" w14:textId="77777777" w:rsidR="00E90960" w:rsidRPr="006275B7" w:rsidRDefault="00E90960" w:rsidP="00B01A06">
            <w:pPr>
              <w:jc w:val="center"/>
              <w:rPr>
                <w:rFonts w:cs="Arial"/>
              </w:rPr>
            </w:pPr>
            <w:r w:rsidRPr="006275B7">
              <w:rPr>
                <w:rFonts w:cs="Arial"/>
              </w:rPr>
              <w:t>Dog</w:t>
            </w:r>
          </w:p>
        </w:tc>
        <w:tc>
          <w:tcPr>
            <w:tcW w:w="2149" w:type="dxa"/>
            <w:shd w:val="clear" w:color="auto" w:fill="auto"/>
          </w:tcPr>
          <w:p w14:paraId="05521962" w14:textId="77777777" w:rsidR="00E90960" w:rsidRPr="006275B7" w:rsidRDefault="00E90960" w:rsidP="00B01A06">
            <w:pPr>
              <w:jc w:val="center"/>
              <w:rPr>
                <w:rFonts w:cs="Arial"/>
              </w:rPr>
            </w:pPr>
            <w:r w:rsidRPr="006275B7">
              <w:rPr>
                <w:rFonts w:cs="Arial"/>
              </w:rPr>
              <w:t>Elephant</w:t>
            </w:r>
          </w:p>
        </w:tc>
        <w:tc>
          <w:tcPr>
            <w:tcW w:w="2149" w:type="dxa"/>
            <w:shd w:val="clear" w:color="auto" w:fill="auto"/>
          </w:tcPr>
          <w:p w14:paraId="39A48ABC" w14:textId="77777777" w:rsidR="00E90960" w:rsidRPr="006275B7" w:rsidRDefault="00E90960" w:rsidP="00B01A06">
            <w:pPr>
              <w:jc w:val="center"/>
              <w:rPr>
                <w:rFonts w:cs="Arial"/>
              </w:rPr>
            </w:pPr>
            <w:r w:rsidRPr="006275B7">
              <w:rPr>
                <w:rFonts w:cs="Arial"/>
              </w:rPr>
              <w:t>Lion</w:t>
            </w:r>
          </w:p>
        </w:tc>
        <w:tc>
          <w:tcPr>
            <w:tcW w:w="2149" w:type="dxa"/>
            <w:shd w:val="clear" w:color="auto" w:fill="auto"/>
          </w:tcPr>
          <w:p w14:paraId="786B28BB" w14:textId="77777777" w:rsidR="00E90960" w:rsidRPr="00760EE4" w:rsidRDefault="00E90960" w:rsidP="00B01A06">
            <w:pPr>
              <w:jc w:val="center"/>
              <w:rPr>
                <w:rFonts w:cs="Arial"/>
              </w:rPr>
            </w:pPr>
            <w:r w:rsidRPr="006275B7">
              <w:rPr>
                <w:rFonts w:cs="Arial"/>
              </w:rPr>
              <w:t>Rooster</w:t>
            </w:r>
          </w:p>
        </w:tc>
      </w:tr>
    </w:tbl>
    <w:p w14:paraId="11E936A2" w14:textId="77777777" w:rsidR="00E90960" w:rsidRPr="006275B7" w:rsidRDefault="00E90960" w:rsidP="00E90960">
      <w:pPr>
        <w:rPr>
          <w:rFonts w:cs="Arial"/>
        </w:rPr>
      </w:pPr>
    </w:p>
    <w:p w14:paraId="3AE19DA6" w14:textId="77777777" w:rsidR="00E90960" w:rsidRPr="00760EE4" w:rsidRDefault="00E90960" w:rsidP="00E90960">
      <w:pPr>
        <w:rPr>
          <w:rFonts w:cs="Arial"/>
        </w:rPr>
      </w:pPr>
      <w:r w:rsidRPr="006275B7">
        <w:rPr>
          <w:rFonts w:cs="Arial"/>
          <w:b/>
        </w:rPr>
        <w:t xml:space="preserve">ADD </w:t>
      </w:r>
      <w:r w:rsidRPr="006275B7">
        <w:rPr>
          <w:rFonts w:cs="Arial"/>
        </w:rPr>
        <w:t>None of these</w:t>
      </w:r>
    </w:p>
    <w:p w14:paraId="7C69B701" w14:textId="77777777" w:rsidR="00E90960" w:rsidRPr="00490CC2" w:rsidRDefault="00E90960" w:rsidP="00E90960">
      <w:pPr>
        <w:rPr>
          <w:rFonts w:cs="Arial"/>
        </w:rPr>
      </w:pPr>
    </w:p>
    <w:p w14:paraId="7E9E890F" w14:textId="77777777" w:rsidR="00E90960" w:rsidRPr="00CA1A10" w:rsidRDefault="00E90960" w:rsidP="00E90960">
      <w:r w:rsidRPr="003D089D">
        <w:t xml:space="preserve">ONE CODE ONLY. </w:t>
      </w:r>
      <w:r w:rsidRPr="001415DA">
        <w:t>SHOW CLICKABLE IMAGE OF ANIM</w:t>
      </w:r>
      <w:r w:rsidRPr="00CA1A10">
        <w:t xml:space="preserve">AL WITH TEXT BELOW IMAGE. RANDOMISE RESPONSES, ANCHOR NONE OF THESE AT THE BOTTOM OF THE LIST. </w:t>
      </w:r>
    </w:p>
    <w:p w14:paraId="22FD13A4" w14:textId="77777777" w:rsidR="00E90960" w:rsidRPr="005E1958" w:rsidRDefault="00E90960" w:rsidP="00E90960">
      <w:r w:rsidRPr="005E1958">
        <w:t>IF SHOWN VCAT_ADOG.MP4 CLOSE IF THE RESPONDENT DOES NOT SELECT ‘CAT’ AT SEEVIDEO.</w:t>
      </w:r>
    </w:p>
    <w:p w14:paraId="61E7328C" w14:textId="77777777" w:rsidR="00E90960" w:rsidRPr="009F5798" w:rsidRDefault="00E90960" w:rsidP="00E90960">
      <w:r w:rsidRPr="009F5798">
        <w:t>IF SHOWN VLION_AROOSTER.MP4 CLOSE IF THE RESPONDENT DOES NOT SELECT ‘LION AT SEEVIDEO.</w:t>
      </w:r>
    </w:p>
    <w:p w14:paraId="5C4ADD4E" w14:textId="46202781" w:rsidR="00E90960" w:rsidRPr="004D1D0E" w:rsidRDefault="00E90960" w:rsidP="00E90960">
      <w:r w:rsidRPr="006504DD">
        <w:rPr>
          <w:rFonts w:cs="Arial"/>
          <w:b/>
          <w:i/>
          <w:color w:val="C00000"/>
        </w:rPr>
        <w:t>HEARVIDEO</w:t>
      </w:r>
    </w:p>
    <w:p w14:paraId="3F18DE1D" w14:textId="77777777" w:rsidR="00E90960" w:rsidRPr="00760EE4" w:rsidRDefault="00E90960" w:rsidP="00E90960">
      <w:pPr>
        <w:rPr>
          <w:rFonts w:cs="Arial"/>
        </w:rPr>
      </w:pPr>
      <w:r w:rsidRPr="006275B7">
        <w:rPr>
          <w:rFonts w:cs="Arial"/>
        </w:rPr>
        <w:t xml:space="preserve">Which of these animals did you </w:t>
      </w:r>
      <w:r w:rsidRPr="006275B7">
        <w:rPr>
          <w:rFonts w:cs="Arial"/>
          <w:b/>
        </w:rPr>
        <w:t>hear</w:t>
      </w:r>
      <w:r w:rsidRPr="006275B7">
        <w:rPr>
          <w:rFonts w:cs="Arial"/>
        </w:rPr>
        <w:t>?</w:t>
      </w:r>
      <w:r w:rsidRPr="006275B7">
        <w:rPr>
          <w:rFonts w:cs="Arial"/>
        </w:rPr>
        <w:tab/>
      </w:r>
    </w:p>
    <w:p w14:paraId="380DE424" w14:textId="77777777" w:rsidR="00E90960" w:rsidRPr="00490CC2" w:rsidRDefault="00E90960" w:rsidP="00E90960">
      <w:pPr>
        <w:rPr>
          <w:rFonts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3"/>
        <w:gridCol w:w="2123"/>
        <w:gridCol w:w="2122"/>
        <w:gridCol w:w="2122"/>
        <w:gridCol w:w="2122"/>
      </w:tblGrid>
      <w:tr w:rsidR="00E90960" w:rsidRPr="006275B7" w14:paraId="084278CF" w14:textId="77777777" w:rsidTr="00B01A06">
        <w:trPr>
          <w:jc w:val="center"/>
        </w:trPr>
        <w:tc>
          <w:tcPr>
            <w:tcW w:w="2149" w:type="dxa"/>
            <w:shd w:val="clear" w:color="auto" w:fill="auto"/>
          </w:tcPr>
          <w:p w14:paraId="07F5F83F" w14:textId="35A3269C" w:rsidR="00E90960" w:rsidRPr="00760EE4" w:rsidRDefault="00F25408" w:rsidP="00B01A06">
            <w:pPr>
              <w:jc w:val="center"/>
              <w:rPr>
                <w:rFonts w:cs="Arial"/>
              </w:rPr>
            </w:pPr>
            <w:r>
              <w:rPr>
                <w:rFonts w:cs="Arial"/>
                <w:noProof/>
              </w:rPr>
              <w:drawing>
                <wp:inline distT="0" distB="0" distL="0" distR="0" wp14:anchorId="4E077A2B" wp14:editId="451AF12D">
                  <wp:extent cx="958850" cy="958850"/>
                  <wp:effectExtent l="0" t="0" r="0" b="0"/>
                  <wp:docPr id="6"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58850" cy="958850"/>
                          </a:xfrm>
                          <a:prstGeom prst="rect">
                            <a:avLst/>
                          </a:prstGeom>
                          <a:noFill/>
                          <a:ln>
                            <a:noFill/>
                          </a:ln>
                        </pic:spPr>
                      </pic:pic>
                    </a:graphicData>
                  </a:graphic>
                </wp:inline>
              </w:drawing>
            </w:r>
          </w:p>
        </w:tc>
        <w:tc>
          <w:tcPr>
            <w:tcW w:w="2149" w:type="dxa"/>
            <w:shd w:val="clear" w:color="auto" w:fill="auto"/>
          </w:tcPr>
          <w:p w14:paraId="1C2DF54F" w14:textId="3D54E4D1" w:rsidR="00E90960" w:rsidRPr="00760EE4" w:rsidRDefault="00F25408" w:rsidP="00B01A06">
            <w:pPr>
              <w:jc w:val="center"/>
              <w:rPr>
                <w:rFonts w:cs="Arial"/>
              </w:rPr>
            </w:pPr>
            <w:r>
              <w:rPr>
                <w:rFonts w:cs="Arial"/>
                <w:noProof/>
              </w:rPr>
              <w:drawing>
                <wp:inline distT="0" distB="0" distL="0" distR="0" wp14:anchorId="2F35FAB7" wp14:editId="5B789E11">
                  <wp:extent cx="958850" cy="958850"/>
                  <wp:effectExtent l="0" t="0" r="0" b="0"/>
                  <wp:docPr id="7"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58850" cy="958850"/>
                          </a:xfrm>
                          <a:prstGeom prst="rect">
                            <a:avLst/>
                          </a:prstGeom>
                          <a:noFill/>
                          <a:ln>
                            <a:noFill/>
                          </a:ln>
                        </pic:spPr>
                      </pic:pic>
                    </a:graphicData>
                  </a:graphic>
                </wp:inline>
              </w:drawing>
            </w:r>
          </w:p>
        </w:tc>
        <w:tc>
          <w:tcPr>
            <w:tcW w:w="2149" w:type="dxa"/>
            <w:shd w:val="clear" w:color="auto" w:fill="auto"/>
          </w:tcPr>
          <w:p w14:paraId="61EFAC08" w14:textId="4E2F46D1" w:rsidR="00E90960" w:rsidRPr="00760EE4" w:rsidRDefault="00F25408" w:rsidP="00B01A06">
            <w:pPr>
              <w:jc w:val="center"/>
              <w:rPr>
                <w:rFonts w:cs="Arial"/>
              </w:rPr>
            </w:pPr>
            <w:r>
              <w:rPr>
                <w:rFonts w:cs="Arial"/>
                <w:noProof/>
              </w:rPr>
              <w:drawing>
                <wp:inline distT="0" distB="0" distL="0" distR="0" wp14:anchorId="1AAB6AE9" wp14:editId="69DC9439">
                  <wp:extent cx="958850" cy="958850"/>
                  <wp:effectExtent l="0" t="0" r="0" b="0"/>
                  <wp:docPr id="8"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58850" cy="958850"/>
                          </a:xfrm>
                          <a:prstGeom prst="rect">
                            <a:avLst/>
                          </a:prstGeom>
                          <a:noFill/>
                          <a:ln>
                            <a:noFill/>
                          </a:ln>
                        </pic:spPr>
                      </pic:pic>
                    </a:graphicData>
                  </a:graphic>
                </wp:inline>
              </w:drawing>
            </w:r>
          </w:p>
        </w:tc>
        <w:tc>
          <w:tcPr>
            <w:tcW w:w="2149" w:type="dxa"/>
            <w:shd w:val="clear" w:color="auto" w:fill="auto"/>
          </w:tcPr>
          <w:p w14:paraId="210EB269" w14:textId="2B51058D" w:rsidR="00E90960" w:rsidRPr="00760EE4" w:rsidRDefault="00F25408" w:rsidP="00B01A06">
            <w:pPr>
              <w:jc w:val="center"/>
              <w:rPr>
                <w:rFonts w:cs="Arial"/>
              </w:rPr>
            </w:pPr>
            <w:r>
              <w:rPr>
                <w:rFonts w:cs="Arial"/>
                <w:noProof/>
              </w:rPr>
              <w:drawing>
                <wp:inline distT="0" distB="0" distL="0" distR="0" wp14:anchorId="47A9A0AE" wp14:editId="23F5E4A3">
                  <wp:extent cx="958850" cy="958850"/>
                  <wp:effectExtent l="0" t="0" r="0" b="0"/>
                  <wp:docPr id="9"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58850" cy="958850"/>
                          </a:xfrm>
                          <a:prstGeom prst="rect">
                            <a:avLst/>
                          </a:prstGeom>
                          <a:noFill/>
                          <a:ln>
                            <a:noFill/>
                          </a:ln>
                        </pic:spPr>
                      </pic:pic>
                    </a:graphicData>
                  </a:graphic>
                </wp:inline>
              </w:drawing>
            </w:r>
          </w:p>
        </w:tc>
        <w:tc>
          <w:tcPr>
            <w:tcW w:w="2149" w:type="dxa"/>
            <w:shd w:val="clear" w:color="auto" w:fill="auto"/>
          </w:tcPr>
          <w:p w14:paraId="1D848AD9" w14:textId="7A851A3D" w:rsidR="00E90960" w:rsidRPr="00760EE4" w:rsidRDefault="00F25408" w:rsidP="00B01A06">
            <w:pPr>
              <w:jc w:val="center"/>
              <w:rPr>
                <w:rFonts w:cs="Arial"/>
              </w:rPr>
            </w:pPr>
            <w:r>
              <w:rPr>
                <w:rFonts w:cs="Arial"/>
                <w:noProof/>
              </w:rPr>
              <w:drawing>
                <wp:inline distT="0" distB="0" distL="0" distR="0" wp14:anchorId="31910A90" wp14:editId="0315E880">
                  <wp:extent cx="958850" cy="958850"/>
                  <wp:effectExtent l="0" t="0" r="0" b="0"/>
                  <wp:docPr id="10"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58850" cy="958850"/>
                          </a:xfrm>
                          <a:prstGeom prst="rect">
                            <a:avLst/>
                          </a:prstGeom>
                          <a:noFill/>
                          <a:ln>
                            <a:noFill/>
                          </a:ln>
                        </pic:spPr>
                      </pic:pic>
                    </a:graphicData>
                  </a:graphic>
                </wp:inline>
              </w:drawing>
            </w:r>
          </w:p>
        </w:tc>
      </w:tr>
      <w:tr w:rsidR="00E90960" w:rsidRPr="006275B7" w14:paraId="6565F0FD" w14:textId="77777777" w:rsidTr="00B01A06">
        <w:trPr>
          <w:jc w:val="center"/>
        </w:trPr>
        <w:tc>
          <w:tcPr>
            <w:tcW w:w="2149" w:type="dxa"/>
            <w:shd w:val="clear" w:color="auto" w:fill="auto"/>
          </w:tcPr>
          <w:p w14:paraId="7921559E" w14:textId="77777777" w:rsidR="00E90960" w:rsidRPr="006275B7" w:rsidRDefault="00E90960" w:rsidP="00B01A06">
            <w:pPr>
              <w:jc w:val="center"/>
              <w:rPr>
                <w:rFonts w:cs="Arial"/>
              </w:rPr>
            </w:pPr>
            <w:r w:rsidRPr="006275B7">
              <w:rPr>
                <w:rFonts w:cs="Arial"/>
              </w:rPr>
              <w:t>Cat</w:t>
            </w:r>
          </w:p>
        </w:tc>
        <w:tc>
          <w:tcPr>
            <w:tcW w:w="2149" w:type="dxa"/>
            <w:shd w:val="clear" w:color="auto" w:fill="auto"/>
          </w:tcPr>
          <w:p w14:paraId="0EDE85FD" w14:textId="77777777" w:rsidR="00E90960" w:rsidRPr="006275B7" w:rsidRDefault="00E90960" w:rsidP="00B01A06">
            <w:pPr>
              <w:jc w:val="center"/>
              <w:rPr>
                <w:rFonts w:cs="Arial"/>
              </w:rPr>
            </w:pPr>
            <w:r w:rsidRPr="006275B7">
              <w:rPr>
                <w:rFonts w:cs="Arial"/>
              </w:rPr>
              <w:t>Dog</w:t>
            </w:r>
          </w:p>
        </w:tc>
        <w:tc>
          <w:tcPr>
            <w:tcW w:w="2149" w:type="dxa"/>
            <w:shd w:val="clear" w:color="auto" w:fill="auto"/>
          </w:tcPr>
          <w:p w14:paraId="09C6EA7E" w14:textId="77777777" w:rsidR="00E90960" w:rsidRPr="006275B7" w:rsidRDefault="00E90960" w:rsidP="00B01A06">
            <w:pPr>
              <w:jc w:val="center"/>
              <w:rPr>
                <w:rFonts w:cs="Arial"/>
              </w:rPr>
            </w:pPr>
            <w:r w:rsidRPr="006275B7">
              <w:rPr>
                <w:rFonts w:cs="Arial"/>
              </w:rPr>
              <w:t>Elephant</w:t>
            </w:r>
          </w:p>
        </w:tc>
        <w:tc>
          <w:tcPr>
            <w:tcW w:w="2149" w:type="dxa"/>
            <w:shd w:val="clear" w:color="auto" w:fill="auto"/>
          </w:tcPr>
          <w:p w14:paraId="2F1EA45D" w14:textId="77777777" w:rsidR="00E90960" w:rsidRPr="006275B7" w:rsidRDefault="00E90960" w:rsidP="00B01A06">
            <w:pPr>
              <w:jc w:val="center"/>
              <w:rPr>
                <w:rFonts w:cs="Arial"/>
              </w:rPr>
            </w:pPr>
            <w:r w:rsidRPr="006275B7">
              <w:rPr>
                <w:rFonts w:cs="Arial"/>
              </w:rPr>
              <w:t>Lion</w:t>
            </w:r>
          </w:p>
        </w:tc>
        <w:tc>
          <w:tcPr>
            <w:tcW w:w="2149" w:type="dxa"/>
            <w:shd w:val="clear" w:color="auto" w:fill="auto"/>
          </w:tcPr>
          <w:p w14:paraId="45944D4A" w14:textId="77777777" w:rsidR="00E90960" w:rsidRPr="00760EE4" w:rsidRDefault="00E90960" w:rsidP="00B01A06">
            <w:pPr>
              <w:jc w:val="center"/>
              <w:rPr>
                <w:rFonts w:cs="Arial"/>
              </w:rPr>
            </w:pPr>
            <w:r w:rsidRPr="006275B7">
              <w:rPr>
                <w:rFonts w:cs="Arial"/>
              </w:rPr>
              <w:t>Rooster</w:t>
            </w:r>
          </w:p>
        </w:tc>
      </w:tr>
    </w:tbl>
    <w:p w14:paraId="12DB0356" w14:textId="77777777" w:rsidR="00E90960" w:rsidRPr="006275B7" w:rsidRDefault="00E90960" w:rsidP="00E90960">
      <w:pPr>
        <w:rPr>
          <w:rFonts w:cs="Arial"/>
        </w:rPr>
      </w:pPr>
    </w:p>
    <w:p w14:paraId="771BC385" w14:textId="77777777" w:rsidR="00E90960" w:rsidRPr="00760EE4" w:rsidRDefault="00E90960" w:rsidP="00E90960">
      <w:pPr>
        <w:rPr>
          <w:rFonts w:cs="Arial"/>
        </w:rPr>
      </w:pPr>
      <w:r w:rsidRPr="006275B7">
        <w:rPr>
          <w:rFonts w:cs="Arial"/>
          <w:b/>
        </w:rPr>
        <w:t xml:space="preserve">ADD </w:t>
      </w:r>
      <w:r w:rsidRPr="006275B7">
        <w:rPr>
          <w:rFonts w:cs="Arial"/>
        </w:rPr>
        <w:t>None of these</w:t>
      </w:r>
    </w:p>
    <w:p w14:paraId="7F28B7E1" w14:textId="77777777" w:rsidR="00E90960" w:rsidRPr="00036987" w:rsidRDefault="00E90960" w:rsidP="00E90960">
      <w:pPr>
        <w:rPr>
          <w:rFonts w:cs="Arial"/>
        </w:rPr>
      </w:pPr>
    </w:p>
    <w:p w14:paraId="58232899" w14:textId="77777777" w:rsidR="00E90960" w:rsidRPr="00760EE4" w:rsidRDefault="00E90960" w:rsidP="00E90960">
      <w:pPr>
        <w:rPr>
          <w:rFonts w:cs="Arial"/>
        </w:rPr>
      </w:pPr>
      <w:r w:rsidRPr="00760EE4">
        <w:rPr>
          <w:rFonts w:cs="Arial"/>
        </w:rPr>
        <w:t xml:space="preserve">ONE CODE ONLY. SHOW </w:t>
      </w:r>
      <w:r w:rsidRPr="00760EE4">
        <w:t>CLICKABLE IMAGE OF ANIMAL WITH TEXT BELOW IMAGE</w:t>
      </w:r>
      <w:r w:rsidRPr="00760EE4">
        <w:rPr>
          <w:rFonts w:cs="Arial"/>
        </w:rPr>
        <w:t xml:space="preserve">. RANDOMISE RESPONSES, ANCHOR NONE OF THESE AT THE BOTTOM OF THE LIST. </w:t>
      </w:r>
    </w:p>
    <w:p w14:paraId="57D96B25" w14:textId="77777777" w:rsidR="00E90960" w:rsidRPr="00490CC2" w:rsidRDefault="00E90960" w:rsidP="00E90960">
      <w:pPr>
        <w:rPr>
          <w:rFonts w:cs="Arial"/>
        </w:rPr>
      </w:pPr>
      <w:r w:rsidRPr="00490CC2">
        <w:rPr>
          <w:rFonts w:cs="Arial"/>
        </w:rPr>
        <w:t>IF SHOWN VCAT_ADOG.MP4 CLOSE IF THE RESPONDENT DOES NOT SELECT ‘DOG’ AT HEARVIDEO.</w:t>
      </w:r>
    </w:p>
    <w:p w14:paraId="4AF0440E" w14:textId="77777777" w:rsidR="00E90960" w:rsidRPr="001415DA" w:rsidRDefault="00E90960" w:rsidP="00E90960">
      <w:pPr>
        <w:pBdr>
          <w:bottom w:val="single" w:sz="12" w:space="1" w:color="auto"/>
        </w:pBdr>
        <w:rPr>
          <w:rFonts w:cs="Arial"/>
        </w:rPr>
      </w:pPr>
      <w:r w:rsidRPr="003D089D">
        <w:rPr>
          <w:rFonts w:cs="Arial"/>
        </w:rPr>
        <w:t>IF SHOWN VLION_AROOSTER.MP4 CLOSE IF THE RESPONDENT DOES NOT SELECT ‘ROOSTER’ AT HEARVI</w:t>
      </w:r>
      <w:r w:rsidRPr="001415DA">
        <w:rPr>
          <w:rFonts w:cs="Arial"/>
        </w:rPr>
        <w:t>DEO.</w:t>
      </w:r>
    </w:p>
    <w:p w14:paraId="7E6FB036" w14:textId="77777777" w:rsidR="00E90960" w:rsidRPr="005E1958" w:rsidRDefault="00E90960" w:rsidP="00E90960">
      <w:pPr>
        <w:pBdr>
          <w:bottom w:val="single" w:sz="12" w:space="1" w:color="auto"/>
        </w:pBdr>
        <w:rPr>
          <w:rFonts w:cs="Arial"/>
        </w:rPr>
      </w:pPr>
    </w:p>
    <w:p w14:paraId="1DC813BC" w14:textId="77777777" w:rsidR="00E90960" w:rsidRPr="005E1958" w:rsidRDefault="00E90960" w:rsidP="00E90960">
      <w:pPr>
        <w:rPr>
          <w:rFonts w:cs="Arial"/>
          <w:u w:val="single"/>
        </w:rPr>
      </w:pPr>
    </w:p>
    <w:p w14:paraId="1FA9E08D" w14:textId="77777777" w:rsidR="00A87A1B" w:rsidRPr="00490CC2" w:rsidRDefault="00A87A1B" w:rsidP="00A02EF0">
      <w:pPr>
        <w:rPr>
          <w:u w:val="single"/>
        </w:rPr>
      </w:pPr>
      <w:r w:rsidRPr="00490CC2">
        <w:br w:type="page"/>
      </w:r>
      <w:r w:rsidR="00E332F6" w:rsidRPr="00490CC2">
        <w:lastRenderedPageBreak/>
        <w:t>NEW SCREEN</w:t>
      </w:r>
    </w:p>
    <w:p w14:paraId="53183F1D" w14:textId="77777777" w:rsidR="00A87A1B" w:rsidRPr="003D089D" w:rsidRDefault="00A87A1B" w:rsidP="00A02EF0">
      <w:pPr>
        <w:rPr>
          <w:u w:val="single"/>
        </w:rPr>
      </w:pPr>
    </w:p>
    <w:p w14:paraId="013947B8" w14:textId="77777777" w:rsidR="00E332F6" w:rsidRPr="006275B7" w:rsidRDefault="00E332F6" w:rsidP="00326B3D">
      <w:pPr>
        <w:rPr>
          <w:color w:val="auto"/>
        </w:rPr>
      </w:pPr>
      <w:r w:rsidRPr="006275B7">
        <w:rPr>
          <w:color w:val="auto"/>
        </w:rPr>
        <w:t>AGE</w:t>
      </w:r>
    </w:p>
    <w:p w14:paraId="0D811B70" w14:textId="18DC3560" w:rsidR="00E332F6" w:rsidRPr="00760EE4" w:rsidRDefault="00E332F6" w:rsidP="007C34B2">
      <w:pPr>
        <w:rPr>
          <w:color w:val="auto"/>
        </w:rPr>
      </w:pPr>
      <w:r w:rsidRPr="00760EE4">
        <w:rPr>
          <w:color w:val="auto"/>
        </w:rPr>
        <w:t>Please type in your age</w:t>
      </w:r>
      <w:r w:rsidR="00BE210F">
        <w:rPr>
          <w:color w:val="auto"/>
        </w:rPr>
        <w:t>…</w:t>
      </w:r>
    </w:p>
    <w:p w14:paraId="4BA00631" w14:textId="77777777" w:rsidR="00E332F6" w:rsidRPr="00490CC2" w:rsidRDefault="00E332F6" w:rsidP="00200115">
      <w:pPr>
        <w:rPr>
          <w:color w:val="auto"/>
        </w:rPr>
      </w:pPr>
    </w:p>
    <w:p w14:paraId="551A5DFE" w14:textId="77777777" w:rsidR="00E332F6" w:rsidRPr="003D089D" w:rsidRDefault="00E332F6" w:rsidP="00200115">
      <w:pPr>
        <w:rPr>
          <w:color w:val="auto"/>
        </w:rPr>
      </w:pPr>
      <w:r w:rsidRPr="003D089D">
        <w:rPr>
          <w:color w:val="auto"/>
        </w:rPr>
        <w:t>TYPE IN</w:t>
      </w:r>
    </w:p>
    <w:p w14:paraId="6F94AB18" w14:textId="09776849" w:rsidR="00E332F6" w:rsidRPr="006504DD" w:rsidRDefault="00E332F6" w:rsidP="00AF7D8E">
      <w:pPr>
        <w:rPr>
          <w:color w:val="auto"/>
        </w:rPr>
      </w:pPr>
      <w:r w:rsidRPr="001415DA">
        <w:rPr>
          <w:caps/>
          <w:color w:val="auto"/>
        </w:rPr>
        <w:t xml:space="preserve">SHOW BOX. Limit </w:t>
      </w:r>
      <w:r w:rsidRPr="00CA1A10">
        <w:rPr>
          <w:caps/>
          <w:color w:val="auto"/>
        </w:rPr>
        <w:t xml:space="preserve">to 2 digits. CLOSE IF NOT </w:t>
      </w:r>
      <w:r w:rsidRPr="005E1958">
        <w:rPr>
          <w:caps/>
          <w:color w:val="auto"/>
          <w:highlight w:val="yellow"/>
        </w:rPr>
        <w:t>1</w:t>
      </w:r>
      <w:r w:rsidR="00525207">
        <w:rPr>
          <w:caps/>
          <w:color w:val="auto"/>
          <w:highlight w:val="yellow"/>
        </w:rPr>
        <w:t>8</w:t>
      </w:r>
      <w:r w:rsidRPr="005E1958">
        <w:rPr>
          <w:caps/>
          <w:color w:val="auto"/>
          <w:highlight w:val="yellow"/>
        </w:rPr>
        <w:t>-</w:t>
      </w:r>
      <w:ins w:id="4" w:author="Walter, Kimberley (MBJHB cs)" w:date="2021-05-03T07:18:00Z">
        <w:r w:rsidR="00463C04">
          <w:rPr>
            <w:caps/>
            <w:color w:val="auto"/>
          </w:rPr>
          <w:t>24</w:t>
        </w:r>
      </w:ins>
      <w:r w:rsidRPr="005E1958">
        <w:rPr>
          <w:caps/>
          <w:color w:val="auto"/>
        </w:rPr>
        <w:t xml:space="preserve">. IF </w:t>
      </w:r>
      <w:commentRangeStart w:id="5"/>
      <w:commentRangeStart w:id="6"/>
      <w:r w:rsidRPr="009F5798">
        <w:rPr>
          <w:caps/>
          <w:color w:val="auto"/>
          <w:highlight w:val="yellow"/>
        </w:rPr>
        <w:t>1</w:t>
      </w:r>
      <w:r w:rsidR="00525207">
        <w:rPr>
          <w:caps/>
          <w:color w:val="auto"/>
          <w:highlight w:val="yellow"/>
        </w:rPr>
        <w:t>8</w:t>
      </w:r>
      <w:r w:rsidRPr="009F5798">
        <w:rPr>
          <w:caps/>
          <w:color w:val="auto"/>
          <w:highlight w:val="yellow"/>
        </w:rPr>
        <w:t>-</w:t>
      </w:r>
      <w:del w:id="7" w:author="Walter, Kimberley (MBJHB cs)" w:date="2021-05-03T07:18:00Z">
        <w:r w:rsidRPr="009F5798" w:rsidDel="00463C04">
          <w:rPr>
            <w:caps/>
            <w:color w:val="auto"/>
            <w:highlight w:val="yellow"/>
          </w:rPr>
          <w:delText>64</w:delText>
        </w:r>
        <w:r w:rsidRPr="009F5798" w:rsidDel="00463C04">
          <w:rPr>
            <w:caps/>
            <w:color w:val="auto"/>
          </w:rPr>
          <w:delText xml:space="preserve"> </w:delText>
        </w:r>
        <w:commentRangeEnd w:id="5"/>
        <w:r w:rsidR="0037749B" w:rsidDel="00463C04">
          <w:rPr>
            <w:rStyle w:val="CommentReference"/>
          </w:rPr>
          <w:commentReference w:id="5"/>
        </w:r>
      </w:del>
      <w:commentRangeEnd w:id="6"/>
      <w:r w:rsidR="00463C04">
        <w:rPr>
          <w:rStyle w:val="CommentReference"/>
        </w:rPr>
        <w:commentReference w:id="6"/>
      </w:r>
      <w:ins w:id="8" w:author="Walter, Kimberley (MBJHB cs)" w:date="2021-05-03T07:18:00Z">
        <w:r w:rsidR="00463C04">
          <w:rPr>
            <w:caps/>
            <w:color w:val="auto"/>
          </w:rPr>
          <w:t>25</w:t>
        </w:r>
      </w:ins>
      <w:r w:rsidRPr="00405846">
        <w:rPr>
          <w:color w:val="auto"/>
        </w:rPr>
        <w:t xml:space="preserve">SKIP TO </w:t>
      </w:r>
      <w:r w:rsidR="008A7755" w:rsidRPr="006504DD">
        <w:rPr>
          <w:color w:val="auto"/>
        </w:rPr>
        <w:t>SEX</w:t>
      </w:r>
      <w:r w:rsidRPr="006504DD">
        <w:rPr>
          <w:color w:val="auto"/>
        </w:rPr>
        <w:t>.</w:t>
      </w:r>
    </w:p>
    <w:p w14:paraId="35749F0C" w14:textId="77777777" w:rsidR="00E332F6" w:rsidRPr="006275B7" w:rsidRDefault="00E332F6" w:rsidP="005E768C">
      <w:pPr>
        <w:rPr>
          <w:color w:val="auto"/>
        </w:rPr>
      </w:pPr>
    </w:p>
    <w:p w14:paraId="5606556B" w14:textId="77777777" w:rsidR="00E332F6" w:rsidRPr="006275B7" w:rsidRDefault="00E332F6" w:rsidP="00053080">
      <w:pPr>
        <w:rPr>
          <w:color w:val="auto"/>
        </w:rPr>
      </w:pPr>
      <w:r w:rsidRPr="006275B7">
        <w:rPr>
          <w:color w:val="auto"/>
        </w:rPr>
        <w:t xml:space="preserve">Do not wish to answer </w:t>
      </w:r>
      <w:r w:rsidRPr="006275B7">
        <w:rPr>
          <w:color w:val="auto"/>
        </w:rPr>
        <w:tab/>
        <w:t>~ SHOW EXACT AGE REFUSAL DISPLAY SCREEN</w:t>
      </w:r>
    </w:p>
    <w:p w14:paraId="4C07BD57" w14:textId="77777777" w:rsidR="00E332F6" w:rsidRPr="006275B7" w:rsidRDefault="00E332F6" w:rsidP="00A9276D">
      <w:pPr>
        <w:rPr>
          <w:color w:val="auto"/>
        </w:rPr>
      </w:pPr>
    </w:p>
    <w:p w14:paraId="5FF799C8" w14:textId="77777777" w:rsidR="00E332F6" w:rsidRPr="006275B7" w:rsidRDefault="00E332F6" w:rsidP="00455C16">
      <w:pPr>
        <w:rPr>
          <w:color w:val="auto"/>
        </w:rPr>
      </w:pPr>
      <w:r w:rsidRPr="006275B7">
        <w:rPr>
          <w:color w:val="auto"/>
        </w:rPr>
        <w:t>EXACT AGE REFUSAL DISPLAY SCREEN</w:t>
      </w:r>
    </w:p>
    <w:p w14:paraId="38D36C11" w14:textId="77777777" w:rsidR="00E332F6" w:rsidRPr="006275B7" w:rsidRDefault="00E332F6" w:rsidP="00B36ABC">
      <w:pPr>
        <w:rPr>
          <w:color w:val="auto"/>
          <w:sz w:val="8"/>
          <w:szCs w:val="8"/>
        </w:rPr>
      </w:pPr>
    </w:p>
    <w:p w14:paraId="21E59CEC" w14:textId="77777777" w:rsidR="002F6206" w:rsidRPr="006275B7" w:rsidRDefault="002F6206" w:rsidP="00B36ABC">
      <w:pPr>
        <w:rPr>
          <w:rFonts w:cs="Arial"/>
          <w:color w:val="auto"/>
          <w:lang w:eastAsia="en-US"/>
        </w:rPr>
      </w:pPr>
      <w:r w:rsidRPr="006275B7">
        <w:rPr>
          <w:rFonts w:cs="Arial"/>
          <w:color w:val="auto"/>
          <w:lang w:eastAsia="en-US"/>
        </w:rPr>
        <w:t xml:space="preserve">Sorry! We need your exact age for you to continue. </w:t>
      </w:r>
      <w:r w:rsidRPr="006275B7">
        <w:rPr>
          <w:color w:val="auto"/>
        </w:rPr>
        <w:t>Please click ‘</w:t>
      </w:r>
      <w:r w:rsidR="009A5A94" w:rsidRPr="006275B7">
        <w:rPr>
          <w:color w:val="auto"/>
        </w:rPr>
        <w:t>&gt;</w:t>
      </w:r>
      <w:r w:rsidRPr="006275B7">
        <w:rPr>
          <w:color w:val="auto"/>
        </w:rPr>
        <w:t>’ to be taken back to the previous screen</w:t>
      </w:r>
      <w:r w:rsidRPr="006275B7">
        <w:rPr>
          <w:rFonts w:cs="Arial"/>
          <w:color w:val="auto"/>
          <w:lang w:eastAsia="en-US"/>
        </w:rPr>
        <w:t xml:space="preserve">. If you select ‘Do not wish to answer’ then the survey will close. </w:t>
      </w:r>
    </w:p>
    <w:p w14:paraId="00C1CDEC" w14:textId="77777777" w:rsidR="00E332F6" w:rsidRPr="006275B7" w:rsidRDefault="00E332F6" w:rsidP="00BD2404">
      <w:pPr>
        <w:rPr>
          <w:color w:val="auto"/>
        </w:rPr>
      </w:pPr>
    </w:p>
    <w:p w14:paraId="26059574" w14:textId="77777777" w:rsidR="00E332F6" w:rsidRPr="006275B7" w:rsidRDefault="00E332F6" w:rsidP="00BD2404">
      <w:pPr>
        <w:rPr>
          <w:color w:val="auto"/>
        </w:rPr>
      </w:pPr>
    </w:p>
    <w:p w14:paraId="3F4337E4" w14:textId="78E7DEDE" w:rsidR="00E332F6" w:rsidRPr="006275B7" w:rsidRDefault="00E332F6" w:rsidP="00BD2404">
      <w:pPr>
        <w:rPr>
          <w:color w:val="auto"/>
        </w:rPr>
      </w:pPr>
      <w:r w:rsidRPr="006275B7">
        <w:rPr>
          <w:color w:val="auto"/>
        </w:rPr>
        <w:t>AGEBANDS</w:t>
      </w:r>
    </w:p>
    <w:p w14:paraId="29EF4021" w14:textId="77777777" w:rsidR="00E332F6" w:rsidRPr="006275B7" w:rsidRDefault="00E332F6" w:rsidP="00BD2404">
      <w:pPr>
        <w:rPr>
          <w:color w:val="auto"/>
        </w:rPr>
      </w:pPr>
    </w:p>
    <w:p w14:paraId="5A7C0455" w14:textId="1BA1BEAB" w:rsidR="00E332F6" w:rsidRPr="00760EE4" w:rsidRDefault="00E332F6" w:rsidP="00BD2404">
      <w:pPr>
        <w:rPr>
          <w:color w:val="auto"/>
          <w:highlight w:val="yellow"/>
        </w:rPr>
      </w:pPr>
      <w:r w:rsidRPr="00421DF0">
        <w:rPr>
          <w:color w:val="auto"/>
          <w:highlight w:val="yellow"/>
        </w:rPr>
        <w:t>1</w:t>
      </w:r>
      <w:r w:rsidR="00525207" w:rsidRPr="00421DF0">
        <w:rPr>
          <w:color w:val="auto"/>
          <w:highlight w:val="yellow"/>
        </w:rPr>
        <w:t>8</w:t>
      </w:r>
      <w:r w:rsidRPr="00421DF0">
        <w:rPr>
          <w:color w:val="auto"/>
          <w:highlight w:val="yellow"/>
        </w:rPr>
        <w:t xml:space="preserve"> to </w:t>
      </w:r>
      <w:r w:rsidR="004D1D0E">
        <w:rPr>
          <w:color w:val="auto"/>
          <w:highlight w:val="yellow"/>
        </w:rPr>
        <w:t>2</w:t>
      </w:r>
      <w:ins w:id="9" w:author="Walter, Kimberley (MBJHB cs)" w:date="2021-05-03T07:19:00Z">
        <w:r w:rsidR="00395C8E">
          <w:rPr>
            <w:color w:val="auto"/>
            <w:highlight w:val="yellow"/>
          </w:rPr>
          <w:t>5</w:t>
        </w:r>
      </w:ins>
    </w:p>
    <w:p w14:paraId="69C3C276" w14:textId="77777777" w:rsidR="00E332F6" w:rsidRPr="005E1958" w:rsidRDefault="00E332F6" w:rsidP="00BD2404">
      <w:pPr>
        <w:rPr>
          <w:color w:val="auto"/>
        </w:rPr>
      </w:pPr>
    </w:p>
    <w:p w14:paraId="160821E1" w14:textId="77777777" w:rsidR="00E332F6" w:rsidRDefault="00E332F6" w:rsidP="00BD2404">
      <w:pPr>
        <w:pBdr>
          <w:bottom w:val="single" w:sz="12" w:space="1" w:color="auto"/>
        </w:pBdr>
        <w:rPr>
          <w:color w:val="auto"/>
        </w:rPr>
      </w:pPr>
    </w:p>
    <w:p w14:paraId="4C956081" w14:textId="1D839AA0" w:rsidR="006E3F07" w:rsidRDefault="006E3F07" w:rsidP="004D1D0E">
      <w:pPr>
        <w:rPr>
          <w:color w:val="auto"/>
        </w:rPr>
      </w:pPr>
      <w:r>
        <w:rPr>
          <w:color w:val="auto"/>
        </w:rPr>
        <w:t>GENDER</w:t>
      </w:r>
    </w:p>
    <w:p w14:paraId="0F99C4F4" w14:textId="77777777" w:rsidR="006E3F07" w:rsidRPr="00A404D4" w:rsidRDefault="00747067" w:rsidP="006E3F07">
      <w:pPr>
        <w:rPr>
          <w:color w:val="auto"/>
        </w:rPr>
      </w:pPr>
      <w:r>
        <w:rPr>
          <w:color w:val="auto"/>
        </w:rPr>
        <w:t>NEW</w:t>
      </w:r>
      <w:r w:rsidR="006E3F07" w:rsidRPr="00A404D4">
        <w:rPr>
          <w:color w:val="auto"/>
        </w:rPr>
        <w:t>GENDER</w:t>
      </w:r>
      <w:r w:rsidR="00FB07AC">
        <w:rPr>
          <w:color w:val="auto"/>
        </w:rPr>
        <w:t xml:space="preserve"> </w:t>
      </w:r>
      <w:r w:rsidR="00FB07AC">
        <w:t>(GENDER</w:t>
      </w:r>
      <w:r w:rsidR="00FB07AC" w:rsidRPr="00A404D4">
        <w:t>_INCLUSIVE</w:t>
      </w:r>
      <w:r w:rsidR="00FB07AC">
        <w:t>)</w:t>
      </w:r>
    </w:p>
    <w:p w14:paraId="19258070" w14:textId="77777777" w:rsidR="006E3F07" w:rsidRPr="00A404D4" w:rsidRDefault="006E3F07" w:rsidP="006E3F07">
      <w:pPr>
        <w:rPr>
          <w:color w:val="auto"/>
        </w:rPr>
      </w:pPr>
      <w:r w:rsidRPr="00A404D4">
        <w:rPr>
          <w:color w:val="auto"/>
        </w:rPr>
        <w:t xml:space="preserve">What best describes your </w:t>
      </w:r>
      <w:commentRangeStart w:id="10"/>
      <w:r w:rsidRPr="00A404D4">
        <w:rPr>
          <w:color w:val="auto"/>
        </w:rPr>
        <w:t>gender?</w:t>
      </w:r>
      <w:commentRangeEnd w:id="10"/>
      <w:r w:rsidR="00C64310">
        <w:rPr>
          <w:rStyle w:val="CommentReference"/>
        </w:rPr>
        <w:commentReference w:id="10"/>
      </w:r>
    </w:p>
    <w:p w14:paraId="4EBCFA37" w14:textId="77777777" w:rsidR="006E3F07" w:rsidRPr="00A404D4" w:rsidRDefault="006E3F07" w:rsidP="006E3F07">
      <w:pPr>
        <w:rPr>
          <w:color w:val="auto"/>
        </w:rPr>
      </w:pPr>
    </w:p>
    <w:p w14:paraId="42D7EC4B" w14:textId="77777777" w:rsidR="006E3F07" w:rsidRPr="00A404D4" w:rsidRDefault="006E3F07" w:rsidP="006E3F07">
      <w:pPr>
        <w:rPr>
          <w:color w:val="auto"/>
        </w:rPr>
      </w:pPr>
      <w:r w:rsidRPr="00A404D4">
        <w:rPr>
          <w:color w:val="auto"/>
        </w:rPr>
        <w:t>Male</w:t>
      </w:r>
    </w:p>
    <w:p w14:paraId="7090CAB1" w14:textId="77777777" w:rsidR="006E3F07" w:rsidRPr="00A404D4" w:rsidRDefault="006E3F07" w:rsidP="006E3F07">
      <w:pPr>
        <w:rPr>
          <w:color w:val="auto"/>
        </w:rPr>
      </w:pPr>
      <w:r w:rsidRPr="00A404D4">
        <w:rPr>
          <w:color w:val="auto"/>
        </w:rPr>
        <w:t>Female</w:t>
      </w:r>
    </w:p>
    <w:p w14:paraId="7DBCD325" w14:textId="77777777" w:rsidR="006E3F07" w:rsidRPr="008E48BA" w:rsidRDefault="006E3F07" w:rsidP="006E3F07">
      <w:pPr>
        <w:rPr>
          <w:color w:val="auto"/>
        </w:rPr>
      </w:pPr>
      <w:r w:rsidRPr="008E48BA">
        <w:rPr>
          <w:color w:val="auto"/>
        </w:rPr>
        <w:t xml:space="preserve">I don’t identify as either </w:t>
      </w:r>
    </w:p>
    <w:p w14:paraId="4FFD338B" w14:textId="77777777" w:rsidR="006E3F07" w:rsidRPr="00A404D4" w:rsidRDefault="006E3F07" w:rsidP="006E3F07">
      <w:pPr>
        <w:rPr>
          <w:color w:val="auto"/>
        </w:rPr>
      </w:pPr>
      <w:r w:rsidRPr="008E48BA">
        <w:rPr>
          <w:color w:val="auto"/>
        </w:rPr>
        <w:t>Prefer not to answer</w:t>
      </w:r>
    </w:p>
    <w:p w14:paraId="3FAF3423" w14:textId="77777777" w:rsidR="006E3F07" w:rsidRPr="00A404D4" w:rsidRDefault="006E3F07" w:rsidP="006E3F07">
      <w:pPr>
        <w:rPr>
          <w:color w:val="auto"/>
        </w:rPr>
      </w:pPr>
      <w:bookmarkStart w:id="11" w:name="_Hlk22311248"/>
    </w:p>
    <w:p w14:paraId="3F6FF7FC" w14:textId="77777777" w:rsidR="00782675" w:rsidRPr="00A404D4" w:rsidRDefault="00782675" w:rsidP="006E3F07">
      <w:pPr>
        <w:rPr>
          <w:color w:val="auto"/>
        </w:rPr>
      </w:pPr>
      <w:r w:rsidRPr="00A404D4">
        <w:rPr>
          <w:color w:val="auto"/>
        </w:rPr>
        <w:t>RANDOMISE MALE/FEMALE RESPONSES</w:t>
      </w:r>
    </w:p>
    <w:bookmarkEnd w:id="11"/>
    <w:p w14:paraId="332DEEF7" w14:textId="77777777" w:rsidR="00782675" w:rsidRPr="00CA1A10" w:rsidRDefault="00782675" w:rsidP="00BD2404">
      <w:pPr>
        <w:pBdr>
          <w:bottom w:val="single" w:sz="12" w:space="1" w:color="auto"/>
        </w:pBdr>
      </w:pPr>
    </w:p>
    <w:p w14:paraId="0C583F47" w14:textId="349ED7A3" w:rsidR="002E398B" w:rsidRDefault="002E398B" w:rsidP="00BD2404"/>
    <w:p w14:paraId="4CC35E15" w14:textId="7B921621" w:rsidR="0021552B" w:rsidRPr="005E1958" w:rsidRDefault="0021552B" w:rsidP="005C3467">
      <w:pPr>
        <w:jc w:val="center"/>
      </w:pPr>
      <w:r>
        <w:t>ADDITIONAL</w:t>
      </w:r>
      <w:r w:rsidR="005C3467">
        <w:t xml:space="preserve"> </w:t>
      </w:r>
      <w:r>
        <w:t>RECRUITMENT</w:t>
      </w:r>
    </w:p>
    <w:p w14:paraId="0665DCA4" w14:textId="2213FC92" w:rsidR="00C05BBC" w:rsidRDefault="00B40619" w:rsidP="00C05BBC">
      <w:pPr>
        <w:rPr>
          <w:color w:val="auto"/>
        </w:rPr>
      </w:pPr>
      <w:r>
        <w:rPr>
          <w:color w:val="auto"/>
        </w:rPr>
        <w:t>ETH. ETHNIC GROUP</w:t>
      </w:r>
    </w:p>
    <w:p w14:paraId="73CD3C03" w14:textId="646B649A" w:rsidR="008C28BF" w:rsidRPr="0021552B" w:rsidRDefault="008C28BF" w:rsidP="00C05BBC">
      <w:pPr>
        <w:rPr>
          <w:color w:val="auto"/>
        </w:rPr>
      </w:pPr>
      <w:r>
        <w:rPr>
          <w:color w:val="auto"/>
        </w:rPr>
        <w:t xml:space="preserve">OPTIONAL </w:t>
      </w:r>
    </w:p>
    <w:p w14:paraId="2F8DCD40" w14:textId="77777777" w:rsidR="0021552B" w:rsidRPr="0021552B" w:rsidRDefault="0021552B" w:rsidP="0021552B">
      <w:pPr>
        <w:autoSpaceDE w:val="0"/>
        <w:autoSpaceDN w:val="0"/>
        <w:rPr>
          <w:color w:val="auto"/>
        </w:rPr>
      </w:pPr>
      <w:r w:rsidRPr="0021552B">
        <w:rPr>
          <w:color w:val="auto"/>
        </w:rPr>
        <w:t>We are a proud Rainbow Nation! That is why we would like to know, are you....?</w:t>
      </w:r>
    </w:p>
    <w:p w14:paraId="774B0697" w14:textId="77777777" w:rsidR="0021552B" w:rsidRPr="0021552B" w:rsidRDefault="0021552B" w:rsidP="00C05BBC">
      <w:pPr>
        <w:rPr>
          <w:color w:val="auto"/>
        </w:rPr>
      </w:pPr>
    </w:p>
    <w:p w14:paraId="071B1BD5" w14:textId="3D448A08" w:rsidR="00C05BBC" w:rsidRPr="0021552B" w:rsidRDefault="001C2FAA" w:rsidP="00C05BBC">
      <w:pPr>
        <w:rPr>
          <w:color w:val="auto"/>
        </w:rPr>
      </w:pPr>
      <w:r>
        <w:rPr>
          <w:color w:val="auto"/>
        </w:rPr>
        <w:t>Black</w:t>
      </w:r>
    </w:p>
    <w:p w14:paraId="3607604B" w14:textId="40E373CA" w:rsidR="00C05BBC" w:rsidRPr="0021552B" w:rsidRDefault="001C2FAA" w:rsidP="00C05BBC">
      <w:pPr>
        <w:rPr>
          <w:color w:val="auto"/>
        </w:rPr>
      </w:pPr>
      <w:r>
        <w:rPr>
          <w:color w:val="auto"/>
        </w:rPr>
        <w:t xml:space="preserve">Coloured </w:t>
      </w:r>
    </w:p>
    <w:p w14:paraId="5405F3A3" w14:textId="46C819FD" w:rsidR="00C05BBC" w:rsidRPr="0021552B" w:rsidRDefault="00973504" w:rsidP="00C05BBC">
      <w:pPr>
        <w:rPr>
          <w:color w:val="auto"/>
        </w:rPr>
      </w:pPr>
      <w:r>
        <w:rPr>
          <w:color w:val="auto"/>
        </w:rPr>
        <w:t>Indian</w:t>
      </w:r>
      <w:r w:rsidR="008B089D">
        <w:rPr>
          <w:color w:val="auto"/>
        </w:rPr>
        <w:t>/</w:t>
      </w:r>
      <w:r w:rsidR="008B089D" w:rsidRPr="0089281E">
        <w:rPr>
          <w:color w:val="auto"/>
        </w:rPr>
        <w:t>Asian</w:t>
      </w:r>
    </w:p>
    <w:p w14:paraId="03609E9E" w14:textId="6F3CD5F9" w:rsidR="00C05BBC" w:rsidRPr="0021552B" w:rsidRDefault="00973504" w:rsidP="00C05BBC">
      <w:pPr>
        <w:rPr>
          <w:color w:val="auto"/>
        </w:rPr>
      </w:pPr>
      <w:r>
        <w:rPr>
          <w:color w:val="auto"/>
        </w:rPr>
        <w:t>White</w:t>
      </w:r>
    </w:p>
    <w:p w14:paraId="2CB1C42E" w14:textId="77777777" w:rsidR="00C05BBC" w:rsidRPr="0021552B" w:rsidRDefault="00C05BBC" w:rsidP="00C05BBC">
      <w:pPr>
        <w:rPr>
          <w:color w:val="auto"/>
        </w:rPr>
      </w:pPr>
    </w:p>
    <w:p w14:paraId="3ABFD5B4" w14:textId="3CBE65F9" w:rsidR="00C05BBC" w:rsidRPr="000C6902" w:rsidRDefault="00C05BBC" w:rsidP="00C05BBC">
      <w:pPr>
        <w:rPr>
          <w:color w:val="auto"/>
        </w:rPr>
      </w:pPr>
      <w:r w:rsidRPr="0089281E">
        <w:rPr>
          <w:color w:val="auto"/>
        </w:rPr>
        <w:t>RANDOMISE</w:t>
      </w:r>
    </w:p>
    <w:p w14:paraId="30802B36" w14:textId="698BC792" w:rsidR="00EA5DCD" w:rsidRPr="00760EE4" w:rsidRDefault="00EA5DCD" w:rsidP="00BD2404"/>
    <w:p w14:paraId="4AB7F1FE" w14:textId="210F5162" w:rsidR="00B40619" w:rsidRDefault="00B40619" w:rsidP="00B40619">
      <w:pPr>
        <w:rPr>
          <w:color w:val="auto"/>
        </w:rPr>
      </w:pPr>
      <w:r>
        <w:rPr>
          <w:color w:val="auto"/>
        </w:rPr>
        <w:t>PRV. PROVINCE</w:t>
      </w:r>
    </w:p>
    <w:p w14:paraId="0B0F9C3C" w14:textId="4B21430E" w:rsidR="008C28BF" w:rsidRPr="0021552B" w:rsidRDefault="008C28BF" w:rsidP="00B40619">
      <w:pPr>
        <w:rPr>
          <w:color w:val="auto"/>
        </w:rPr>
      </w:pPr>
      <w:r>
        <w:rPr>
          <w:color w:val="auto"/>
        </w:rPr>
        <w:t>OPTIONAL</w:t>
      </w:r>
    </w:p>
    <w:p w14:paraId="0DCB6D4D" w14:textId="451EDDB9" w:rsidR="00B40619" w:rsidRPr="0021552B" w:rsidRDefault="00B40619" w:rsidP="00B40619">
      <w:pPr>
        <w:autoSpaceDE w:val="0"/>
        <w:autoSpaceDN w:val="0"/>
        <w:rPr>
          <w:color w:val="auto"/>
        </w:rPr>
      </w:pPr>
      <w:r w:rsidRPr="0021552B">
        <w:rPr>
          <w:color w:val="auto"/>
        </w:rPr>
        <w:t>W</w:t>
      </w:r>
      <w:r w:rsidR="008C28BF">
        <w:rPr>
          <w:color w:val="auto"/>
        </w:rPr>
        <w:t>hich province of South Africa do you live in?</w:t>
      </w:r>
    </w:p>
    <w:p w14:paraId="502CD626" w14:textId="77777777" w:rsidR="00B40619" w:rsidRPr="0021552B" w:rsidRDefault="00B40619" w:rsidP="00B40619">
      <w:pPr>
        <w:rPr>
          <w:color w:val="auto"/>
        </w:rPr>
      </w:pPr>
    </w:p>
    <w:p w14:paraId="63204BF7" w14:textId="668EAB1D" w:rsidR="00B40619" w:rsidRPr="0021552B" w:rsidRDefault="008C28BF" w:rsidP="00B40619">
      <w:pPr>
        <w:rPr>
          <w:color w:val="auto"/>
        </w:rPr>
      </w:pPr>
      <w:r>
        <w:rPr>
          <w:color w:val="auto"/>
        </w:rPr>
        <w:t>Eastern Cape</w:t>
      </w:r>
    </w:p>
    <w:p w14:paraId="690F2C9A" w14:textId="46D36B7E" w:rsidR="00B40619" w:rsidRPr="0021552B" w:rsidRDefault="008C28BF" w:rsidP="00B40619">
      <w:pPr>
        <w:rPr>
          <w:color w:val="auto"/>
        </w:rPr>
      </w:pPr>
      <w:r>
        <w:rPr>
          <w:color w:val="auto"/>
        </w:rPr>
        <w:t>Free State</w:t>
      </w:r>
      <w:r w:rsidR="00B40619">
        <w:rPr>
          <w:color w:val="auto"/>
        </w:rPr>
        <w:t xml:space="preserve"> </w:t>
      </w:r>
    </w:p>
    <w:p w14:paraId="062F030A" w14:textId="7C6FFC27" w:rsidR="00B40619" w:rsidRPr="0021552B" w:rsidRDefault="008C28BF" w:rsidP="00B40619">
      <w:pPr>
        <w:rPr>
          <w:color w:val="auto"/>
        </w:rPr>
      </w:pPr>
      <w:r>
        <w:rPr>
          <w:color w:val="auto"/>
        </w:rPr>
        <w:t>Gauteng</w:t>
      </w:r>
    </w:p>
    <w:p w14:paraId="54944A1C" w14:textId="27D27B79" w:rsidR="00B40619" w:rsidRDefault="008C28BF" w:rsidP="00B40619">
      <w:pPr>
        <w:rPr>
          <w:color w:val="auto"/>
        </w:rPr>
      </w:pPr>
      <w:r>
        <w:rPr>
          <w:color w:val="auto"/>
        </w:rPr>
        <w:t>KwaZulu – Natal</w:t>
      </w:r>
    </w:p>
    <w:p w14:paraId="0EF6E0E7" w14:textId="2FCFF7E9" w:rsidR="008C28BF" w:rsidRDefault="008C28BF" w:rsidP="00B40619">
      <w:pPr>
        <w:rPr>
          <w:color w:val="auto"/>
        </w:rPr>
      </w:pPr>
      <w:r>
        <w:rPr>
          <w:color w:val="auto"/>
        </w:rPr>
        <w:t>Limpopo</w:t>
      </w:r>
    </w:p>
    <w:p w14:paraId="586669FA" w14:textId="1A5595D1" w:rsidR="008C28BF" w:rsidRDefault="008C28BF" w:rsidP="00B40619">
      <w:pPr>
        <w:rPr>
          <w:color w:val="auto"/>
        </w:rPr>
      </w:pPr>
      <w:r>
        <w:rPr>
          <w:color w:val="auto"/>
        </w:rPr>
        <w:t>Mpumalanga</w:t>
      </w:r>
    </w:p>
    <w:p w14:paraId="60612354" w14:textId="6380E951" w:rsidR="008C28BF" w:rsidRDefault="008C28BF" w:rsidP="00B40619">
      <w:pPr>
        <w:rPr>
          <w:color w:val="auto"/>
        </w:rPr>
      </w:pPr>
      <w:r>
        <w:rPr>
          <w:color w:val="auto"/>
        </w:rPr>
        <w:t>North West</w:t>
      </w:r>
    </w:p>
    <w:p w14:paraId="6383B632" w14:textId="4B27536E" w:rsidR="008C28BF" w:rsidRDefault="008C28BF" w:rsidP="00B40619">
      <w:pPr>
        <w:rPr>
          <w:color w:val="auto"/>
        </w:rPr>
      </w:pPr>
      <w:r>
        <w:rPr>
          <w:color w:val="auto"/>
        </w:rPr>
        <w:t>Northern Cape</w:t>
      </w:r>
    </w:p>
    <w:p w14:paraId="3EB86F9E" w14:textId="1844CA5C" w:rsidR="008C28BF" w:rsidRPr="0021552B" w:rsidRDefault="008C28BF" w:rsidP="00B40619">
      <w:pPr>
        <w:rPr>
          <w:color w:val="auto"/>
        </w:rPr>
      </w:pPr>
      <w:r>
        <w:rPr>
          <w:color w:val="auto"/>
        </w:rPr>
        <w:t>Western Cape</w:t>
      </w:r>
    </w:p>
    <w:p w14:paraId="4A28E783" w14:textId="77777777" w:rsidR="00C04A68" w:rsidRDefault="00C04A68" w:rsidP="00C04A68"/>
    <w:p w14:paraId="029D65C4" w14:textId="4F3F1F06" w:rsidR="00DC19C5" w:rsidRPr="00C04A68" w:rsidRDefault="004D1D0E" w:rsidP="00BD2404">
      <w:pPr>
        <w:rPr>
          <w:lang w:val="en-ZA"/>
        </w:rPr>
      </w:pPr>
      <w:r>
        <w:br w:type="page"/>
      </w:r>
    </w:p>
    <w:tbl>
      <w:tblPr>
        <w:tblW w:w="5000" w:type="pct"/>
        <w:tblLook w:val="04A0" w:firstRow="1" w:lastRow="0" w:firstColumn="1" w:lastColumn="0" w:noHBand="0" w:noVBand="1"/>
      </w:tblPr>
      <w:tblGrid>
        <w:gridCol w:w="10622"/>
      </w:tblGrid>
      <w:tr w:rsidR="00341DDE" w14:paraId="65EF818C" w14:textId="77777777" w:rsidTr="006A525F">
        <w:trPr>
          <w:trHeight w:val="200"/>
        </w:trPr>
        <w:tc>
          <w:tcPr>
            <w:tcW w:w="5000" w:type="pct"/>
            <w:shd w:val="clear" w:color="auto" w:fill="auto"/>
          </w:tcPr>
          <w:tbl>
            <w:tblPr>
              <w:tblW w:w="5000" w:type="pct"/>
              <w:tblCellMar>
                <w:left w:w="0" w:type="dxa"/>
                <w:right w:w="0" w:type="dxa"/>
              </w:tblCellMar>
              <w:tblLook w:val="04A0" w:firstRow="1" w:lastRow="0" w:firstColumn="1" w:lastColumn="0" w:noHBand="0" w:noVBand="1"/>
            </w:tblPr>
            <w:tblGrid>
              <w:gridCol w:w="10406"/>
            </w:tblGrid>
            <w:tr w:rsidR="00341DDE" w14:paraId="0718157A" w14:textId="77777777" w:rsidTr="006A525F">
              <w:tc>
                <w:tcPr>
                  <w:tcW w:w="5000" w:type="pct"/>
                  <w:shd w:val="clear" w:color="auto" w:fill="auto"/>
                </w:tcPr>
                <w:tbl>
                  <w:tblPr>
                    <w:tblW w:w="5000" w:type="pct"/>
                    <w:tblCellMar>
                      <w:top w:w="85" w:type="dxa"/>
                      <w:left w:w="57" w:type="dxa"/>
                      <w:bottom w:w="40" w:type="dxa"/>
                      <w:right w:w="57" w:type="dxa"/>
                    </w:tblCellMar>
                    <w:tblLook w:val="04A0" w:firstRow="1" w:lastRow="0" w:firstColumn="1" w:lastColumn="0" w:noHBand="0" w:noVBand="1"/>
                  </w:tblPr>
                  <w:tblGrid>
                    <w:gridCol w:w="7284"/>
                    <w:gridCol w:w="3122"/>
                  </w:tblGrid>
                  <w:tr w:rsidR="00341DDE" w14:paraId="2A1AF1AF" w14:textId="77777777" w:rsidTr="006A525F">
                    <w:trPr>
                      <w:trHeight w:val="200"/>
                    </w:trPr>
                    <w:tc>
                      <w:tcPr>
                        <w:tcW w:w="3500" w:type="pct"/>
                        <w:shd w:val="clear" w:color="auto" w:fill="E8BD58"/>
                      </w:tcPr>
                      <w:p w14:paraId="309D99CF" w14:textId="77777777" w:rsidR="00341DDE" w:rsidRPr="00F925D1" w:rsidRDefault="00341DDE" w:rsidP="006A525F">
                        <w:pPr>
                          <w:keepNext/>
                          <w:keepLines/>
                          <w:rPr>
                            <w:rFonts w:cs="Arial"/>
                            <w:b/>
                            <w:sz w:val="18"/>
                            <w:szCs w:val="18"/>
                            <w:lang w:val="pt-BR" w:eastAsia="en-US"/>
                          </w:rPr>
                        </w:pPr>
                        <w:r w:rsidRPr="00F925D1">
                          <w:rPr>
                            <w:rFonts w:cs="Arial"/>
                            <w:b/>
                            <w:sz w:val="18"/>
                            <w:szCs w:val="18"/>
                            <w:lang w:val="pt-BR" w:eastAsia="en-US"/>
                          </w:rPr>
                          <w:lastRenderedPageBreak/>
                          <w:t>B006 - B_SEM: SLICK SEM*</w:t>
                        </w:r>
                      </w:p>
                    </w:tc>
                    <w:tc>
                      <w:tcPr>
                        <w:tcW w:w="1500" w:type="pct"/>
                        <w:shd w:val="clear" w:color="auto" w:fill="BD8708"/>
                      </w:tcPr>
                      <w:p w14:paraId="29227623" w14:textId="77777777" w:rsidR="00341DDE" w:rsidRPr="00F925D1" w:rsidRDefault="00341DDE" w:rsidP="006A525F">
                        <w:pPr>
                          <w:keepNext/>
                          <w:keepLines/>
                          <w:rPr>
                            <w:rFonts w:cs="Arial"/>
                            <w:b/>
                            <w:sz w:val="18"/>
                            <w:szCs w:val="18"/>
                            <w:lang w:val="en-US" w:eastAsia="en-US"/>
                          </w:rPr>
                        </w:pPr>
                        <w:r w:rsidRPr="00F925D1">
                          <w:rPr>
                            <w:rFonts w:cs="Arial"/>
                            <w:b/>
                            <w:sz w:val="18"/>
                            <w:szCs w:val="18"/>
                            <w:lang w:val="en-US" w:eastAsia="en-US"/>
                          </w:rPr>
                          <w:t>Begin block</w:t>
                        </w:r>
                      </w:p>
                    </w:tc>
                  </w:tr>
                </w:tbl>
                <w:p w14:paraId="66B69FA9" w14:textId="77777777" w:rsidR="00341DDE" w:rsidRPr="00F925D1" w:rsidRDefault="00341DDE" w:rsidP="006A525F">
                  <w:pPr>
                    <w:keepNext/>
                    <w:keepLines/>
                    <w:rPr>
                      <w:rFonts w:cs="Arial"/>
                      <w:sz w:val="18"/>
                      <w:szCs w:val="18"/>
                      <w:lang w:val="en-US" w:eastAsia="en-US"/>
                    </w:rPr>
                  </w:pPr>
                </w:p>
              </w:tc>
            </w:tr>
          </w:tbl>
          <w:p w14:paraId="41FC9F32" w14:textId="77777777" w:rsidR="00341DDE" w:rsidRPr="00F925D1" w:rsidRDefault="00341DDE" w:rsidP="006A525F">
            <w:pPr>
              <w:rPr>
                <w:rFonts w:cs="Arial"/>
                <w:sz w:val="18"/>
                <w:szCs w:val="18"/>
                <w:lang w:val="en-US" w:eastAsia="en-US"/>
              </w:rPr>
            </w:pPr>
          </w:p>
          <w:p w14:paraId="13740BA5" w14:textId="77777777" w:rsidR="00341DDE" w:rsidRPr="00F925D1" w:rsidRDefault="00341DDE" w:rsidP="006A525F">
            <w:pPr>
              <w:rPr>
                <w:rFonts w:cs="Arial"/>
                <w:sz w:val="18"/>
                <w:szCs w:val="18"/>
                <w:lang w:val="en-US" w:eastAsia="en-US"/>
              </w:rPr>
            </w:pPr>
          </w:p>
        </w:tc>
      </w:tr>
    </w:tbl>
    <w:p w14:paraId="3049B213" w14:textId="77777777" w:rsidR="00341DDE" w:rsidRPr="006B11F6" w:rsidRDefault="00341DDE" w:rsidP="00341DDE"/>
    <w:tbl>
      <w:tblPr>
        <w:tblW w:w="5000" w:type="pct"/>
        <w:tblCellMar>
          <w:left w:w="0" w:type="dxa"/>
          <w:right w:w="0" w:type="dxa"/>
        </w:tblCellMar>
        <w:tblLook w:val="04A0" w:firstRow="1" w:lastRow="0" w:firstColumn="1" w:lastColumn="0" w:noHBand="0" w:noVBand="1"/>
      </w:tblPr>
      <w:tblGrid>
        <w:gridCol w:w="10622"/>
      </w:tblGrid>
      <w:tr w:rsidR="00341DDE" w14:paraId="54BE3A40" w14:textId="77777777" w:rsidTr="006A525F">
        <w:tc>
          <w:tcPr>
            <w:tcW w:w="5000" w:type="pct"/>
            <w:shd w:val="clear" w:color="auto" w:fill="auto"/>
          </w:tcPr>
          <w:tbl>
            <w:tblPr>
              <w:tblW w:w="5000" w:type="pct"/>
              <w:tblCellMar>
                <w:top w:w="85" w:type="dxa"/>
                <w:left w:w="57" w:type="dxa"/>
                <w:bottom w:w="40" w:type="dxa"/>
                <w:right w:w="57" w:type="dxa"/>
              </w:tblCellMar>
              <w:tblLook w:val="04A0" w:firstRow="1" w:lastRow="0" w:firstColumn="1" w:lastColumn="0" w:noHBand="0" w:noVBand="1"/>
            </w:tblPr>
            <w:tblGrid>
              <w:gridCol w:w="7435"/>
              <w:gridCol w:w="3187"/>
            </w:tblGrid>
            <w:tr w:rsidR="00341DDE" w14:paraId="45781D1C" w14:textId="77777777" w:rsidTr="006A525F">
              <w:trPr>
                <w:trHeight w:val="200"/>
              </w:trPr>
              <w:tc>
                <w:tcPr>
                  <w:tcW w:w="3500" w:type="pct"/>
                  <w:shd w:val="clear" w:color="auto" w:fill="F2F2F2"/>
                </w:tcPr>
                <w:p w14:paraId="1641510E" w14:textId="77777777" w:rsidR="00341DDE" w:rsidRPr="00F925D1" w:rsidRDefault="00341DDE" w:rsidP="006A525F">
                  <w:pPr>
                    <w:keepNext/>
                    <w:keepLines/>
                    <w:rPr>
                      <w:rFonts w:cs="Arial"/>
                      <w:b/>
                      <w:sz w:val="18"/>
                      <w:szCs w:val="18"/>
                      <w:lang w:val="en-US" w:eastAsia="en-US"/>
                    </w:rPr>
                  </w:pPr>
                  <w:r w:rsidRPr="00F925D1">
                    <w:rPr>
                      <w:rFonts w:cs="Arial"/>
                      <w:b/>
                      <w:sz w:val="18"/>
                      <w:szCs w:val="18"/>
                      <w:lang w:val="en-US" w:eastAsia="en-US"/>
                    </w:rPr>
                    <w:t>Q008 - SSEM1: Household items</w:t>
                  </w:r>
                </w:p>
              </w:tc>
              <w:tc>
                <w:tcPr>
                  <w:tcW w:w="1500" w:type="pct"/>
                  <w:shd w:val="clear" w:color="auto" w:fill="A6A6A6"/>
                </w:tcPr>
                <w:p w14:paraId="62CF4ADE" w14:textId="77777777" w:rsidR="00341DDE" w:rsidRPr="00F925D1" w:rsidRDefault="00341DDE" w:rsidP="006A525F">
                  <w:pPr>
                    <w:keepNext/>
                    <w:keepLines/>
                    <w:rPr>
                      <w:rFonts w:cs="Arial"/>
                      <w:b/>
                      <w:sz w:val="18"/>
                      <w:szCs w:val="18"/>
                      <w:lang w:val="en-US" w:eastAsia="en-US"/>
                    </w:rPr>
                  </w:pPr>
                  <w:r w:rsidRPr="00F925D1">
                    <w:rPr>
                      <w:rFonts w:cs="Arial"/>
                      <w:b/>
                      <w:sz w:val="18"/>
                      <w:szCs w:val="18"/>
                      <w:lang w:val="en-US" w:eastAsia="en-US"/>
                    </w:rPr>
                    <w:t>Matrix</w:t>
                  </w:r>
                </w:p>
              </w:tc>
            </w:tr>
          </w:tbl>
          <w:p w14:paraId="2C019BAE" w14:textId="77777777" w:rsidR="00341DDE" w:rsidRPr="00F925D1" w:rsidRDefault="00341DDE" w:rsidP="006A525F">
            <w:pPr>
              <w:keepNext/>
              <w:keepLines/>
              <w:rPr>
                <w:rFonts w:cs="Arial"/>
                <w:sz w:val="18"/>
                <w:szCs w:val="18"/>
                <w:lang w:val="en-US" w:eastAsia="en-US"/>
              </w:rPr>
            </w:pPr>
          </w:p>
        </w:tc>
      </w:tr>
      <w:tr w:rsidR="00341DDE" w14:paraId="7AD85F74" w14:textId="77777777" w:rsidTr="006A525F">
        <w:tc>
          <w:tcPr>
            <w:tcW w:w="5000" w:type="pct"/>
            <w:shd w:val="clear" w:color="auto" w:fill="auto"/>
          </w:tcPr>
          <w:tbl>
            <w:tblPr>
              <w:tblW w:w="5000" w:type="pct"/>
              <w:tblCellMar>
                <w:top w:w="85" w:type="dxa"/>
                <w:left w:w="57" w:type="dxa"/>
                <w:bottom w:w="40" w:type="dxa"/>
                <w:right w:w="57" w:type="dxa"/>
              </w:tblCellMar>
              <w:tblLook w:val="04A0" w:firstRow="1" w:lastRow="0" w:firstColumn="1" w:lastColumn="0" w:noHBand="0" w:noVBand="1"/>
            </w:tblPr>
            <w:tblGrid>
              <w:gridCol w:w="10622"/>
            </w:tblGrid>
            <w:tr w:rsidR="00341DDE" w14:paraId="09A05EB5" w14:textId="77777777" w:rsidTr="006A525F">
              <w:trPr>
                <w:trHeight w:val="200"/>
              </w:trPr>
              <w:tc>
                <w:tcPr>
                  <w:tcW w:w="5000" w:type="pct"/>
                  <w:shd w:val="clear" w:color="auto" w:fill="auto"/>
                </w:tcPr>
                <w:p w14:paraId="20CD9380" w14:textId="77777777" w:rsidR="00341DDE" w:rsidRPr="00F925D1" w:rsidRDefault="00341DDE" w:rsidP="006A525F">
                  <w:pPr>
                    <w:keepNext/>
                    <w:keepLines/>
                    <w:rPr>
                      <w:rFonts w:cs="Arial"/>
                      <w:b/>
                      <w:sz w:val="18"/>
                      <w:szCs w:val="18"/>
                      <w:u w:val="single"/>
                      <w:lang w:val="en-US" w:eastAsia="en-US"/>
                    </w:rPr>
                  </w:pPr>
                  <w:r w:rsidRPr="00F925D1">
                    <w:rPr>
                      <w:rFonts w:cs="Arial"/>
                      <w:b/>
                      <w:sz w:val="18"/>
                      <w:szCs w:val="18"/>
                      <w:u w:val="single"/>
                      <w:lang w:val="en-US" w:eastAsia="en-US"/>
                    </w:rPr>
                    <w:t>Not back | Number of rows: 5 | Number of columns: 2 | Text</w:t>
                  </w:r>
                </w:p>
              </w:tc>
            </w:tr>
          </w:tbl>
          <w:p w14:paraId="685E0AFC" w14:textId="77777777" w:rsidR="00341DDE" w:rsidRPr="00F925D1" w:rsidRDefault="00341DDE" w:rsidP="006A525F">
            <w:pPr>
              <w:keepNext/>
              <w:keepLines/>
              <w:rPr>
                <w:rFonts w:cs="Arial"/>
                <w:sz w:val="18"/>
                <w:szCs w:val="18"/>
                <w:lang w:val="en-US" w:eastAsia="en-US"/>
              </w:rPr>
            </w:pPr>
          </w:p>
        </w:tc>
      </w:tr>
      <w:tr w:rsidR="00341DDE" w14:paraId="43B5C93C" w14:textId="77777777" w:rsidTr="006A525F">
        <w:tc>
          <w:tcPr>
            <w:tcW w:w="5000" w:type="pct"/>
            <w:shd w:val="clear" w:color="auto" w:fill="auto"/>
          </w:tcPr>
          <w:tbl>
            <w:tblPr>
              <w:tblW w:w="5000" w:type="pct"/>
              <w:tblCellMar>
                <w:top w:w="85" w:type="dxa"/>
                <w:left w:w="57" w:type="dxa"/>
                <w:bottom w:w="40" w:type="dxa"/>
                <w:right w:w="57" w:type="dxa"/>
              </w:tblCellMar>
              <w:tblLook w:val="04A0" w:firstRow="1" w:lastRow="0" w:firstColumn="1" w:lastColumn="0" w:noHBand="0" w:noVBand="1"/>
            </w:tblPr>
            <w:tblGrid>
              <w:gridCol w:w="10622"/>
            </w:tblGrid>
            <w:tr w:rsidR="00341DDE" w14:paraId="080071F6" w14:textId="77777777" w:rsidTr="006A525F">
              <w:trPr>
                <w:trHeight w:val="200"/>
              </w:trPr>
              <w:tc>
                <w:tcPr>
                  <w:tcW w:w="5000" w:type="pct"/>
                  <w:shd w:val="clear" w:color="auto" w:fill="auto"/>
                </w:tcPr>
                <w:p w14:paraId="59D2D349" w14:textId="5B18E922" w:rsidR="00341DDE" w:rsidRPr="00F925D1" w:rsidRDefault="00341DDE" w:rsidP="006A525F">
                  <w:pPr>
                    <w:keepNext/>
                    <w:keepLines/>
                    <w:rPr>
                      <w:rFonts w:cs="Arial"/>
                      <w:sz w:val="18"/>
                      <w:szCs w:val="18"/>
                      <w:lang w:val="en-US" w:eastAsia="en-US"/>
                    </w:rPr>
                  </w:pPr>
                </w:p>
              </w:tc>
            </w:tr>
          </w:tbl>
          <w:p w14:paraId="1420A710" w14:textId="77777777" w:rsidR="00341DDE" w:rsidRPr="00F925D1" w:rsidRDefault="00341DDE" w:rsidP="006A525F">
            <w:pPr>
              <w:keepNext/>
              <w:keepLines/>
              <w:rPr>
                <w:rFonts w:cs="Arial"/>
                <w:sz w:val="18"/>
                <w:szCs w:val="18"/>
                <w:lang w:val="en-US" w:eastAsia="en-US"/>
              </w:rPr>
            </w:pPr>
          </w:p>
        </w:tc>
      </w:tr>
      <w:tr w:rsidR="00341DDE" w14:paraId="67724556" w14:textId="77777777" w:rsidTr="006A525F">
        <w:tc>
          <w:tcPr>
            <w:tcW w:w="5000" w:type="pct"/>
            <w:shd w:val="clear" w:color="auto" w:fill="auto"/>
          </w:tcPr>
          <w:tbl>
            <w:tblPr>
              <w:tblW w:w="5000" w:type="pct"/>
              <w:tblCellMar>
                <w:top w:w="85" w:type="dxa"/>
                <w:left w:w="57" w:type="dxa"/>
                <w:bottom w:w="40" w:type="dxa"/>
                <w:right w:w="57" w:type="dxa"/>
              </w:tblCellMar>
              <w:tblLook w:val="04A0" w:firstRow="1" w:lastRow="0" w:firstColumn="1" w:lastColumn="0" w:noHBand="0" w:noVBand="1"/>
            </w:tblPr>
            <w:tblGrid>
              <w:gridCol w:w="10622"/>
            </w:tblGrid>
            <w:tr w:rsidR="00341DDE" w14:paraId="44BE8E6E" w14:textId="77777777" w:rsidTr="006A525F">
              <w:trPr>
                <w:trHeight w:val="200"/>
              </w:trPr>
              <w:tc>
                <w:tcPr>
                  <w:tcW w:w="5000" w:type="pct"/>
                  <w:shd w:val="clear" w:color="auto" w:fill="auto"/>
                </w:tcPr>
                <w:p w14:paraId="2FF5D405" w14:textId="77777777" w:rsidR="00341DDE" w:rsidRPr="00F925D1" w:rsidRDefault="00341DDE" w:rsidP="006A525F">
                  <w:pPr>
                    <w:keepNext/>
                    <w:keepLines/>
                    <w:rPr>
                      <w:rFonts w:cs="Arial"/>
                      <w:sz w:val="18"/>
                      <w:szCs w:val="18"/>
                      <w:lang w:val="en-US" w:eastAsia="en-US"/>
                    </w:rPr>
                  </w:pPr>
                  <w:r w:rsidRPr="00F925D1">
                    <w:rPr>
                      <w:rFonts w:cs="Arial"/>
                      <w:sz w:val="18"/>
                      <w:szCs w:val="18"/>
                      <w:lang w:val="en-US" w:eastAsia="en-US"/>
                    </w:rPr>
                    <w:t>Which of the following do you have in your household?</w:t>
                  </w:r>
                </w:p>
                <w:p w14:paraId="04D399C3" w14:textId="77777777" w:rsidR="00341DDE" w:rsidRPr="00F925D1" w:rsidRDefault="00341DDE" w:rsidP="006A525F">
                  <w:pPr>
                    <w:keepNext/>
                    <w:keepLines/>
                    <w:rPr>
                      <w:rFonts w:cs="Arial"/>
                      <w:sz w:val="18"/>
                      <w:szCs w:val="18"/>
                      <w:lang w:val="en-US" w:eastAsia="en-US"/>
                    </w:rPr>
                  </w:pPr>
                  <w:r w:rsidRPr="00F925D1">
                    <w:rPr>
                      <w:rFonts w:cs="Arial"/>
                      <w:sz w:val="18"/>
                      <w:szCs w:val="18"/>
                      <w:lang w:val="en-US" w:eastAsia="en-US"/>
                    </w:rPr>
                    <w:t xml:space="preserve"> </w:t>
                  </w:r>
                </w:p>
              </w:tc>
            </w:tr>
          </w:tbl>
          <w:p w14:paraId="5D6ADB77" w14:textId="77777777" w:rsidR="00341DDE" w:rsidRPr="00F925D1" w:rsidRDefault="00341DDE" w:rsidP="006A525F">
            <w:pPr>
              <w:keepNext/>
              <w:keepLines/>
              <w:rPr>
                <w:rFonts w:cs="Arial"/>
                <w:sz w:val="18"/>
                <w:szCs w:val="18"/>
                <w:lang w:val="en-US" w:eastAsia="en-US"/>
              </w:rPr>
            </w:pPr>
          </w:p>
        </w:tc>
      </w:tr>
      <w:tr w:rsidR="00341DDE" w14:paraId="09C3D430" w14:textId="77777777" w:rsidTr="006A525F">
        <w:tc>
          <w:tcPr>
            <w:tcW w:w="5000" w:type="pct"/>
            <w:shd w:val="clear" w:color="auto" w:fill="auto"/>
          </w:tcPr>
          <w:tbl>
            <w:tblPr>
              <w:tblW w:w="5000" w:type="pct"/>
              <w:tblCellMar>
                <w:top w:w="85" w:type="dxa"/>
                <w:left w:w="57" w:type="dxa"/>
                <w:bottom w:w="40" w:type="dxa"/>
                <w:right w:w="57" w:type="dxa"/>
              </w:tblCellMar>
              <w:tblLook w:val="04A0" w:firstRow="1" w:lastRow="0" w:firstColumn="1" w:lastColumn="0" w:noHBand="0" w:noVBand="1"/>
            </w:tblPr>
            <w:tblGrid>
              <w:gridCol w:w="10622"/>
            </w:tblGrid>
            <w:tr w:rsidR="00341DDE" w14:paraId="5876B266" w14:textId="77777777" w:rsidTr="006A525F">
              <w:trPr>
                <w:trHeight w:val="200"/>
              </w:trPr>
              <w:tc>
                <w:tcPr>
                  <w:tcW w:w="5000" w:type="pct"/>
                  <w:shd w:val="clear" w:color="auto" w:fill="auto"/>
                </w:tcPr>
                <w:p w14:paraId="25DADDAB" w14:textId="77777777" w:rsidR="00341DDE" w:rsidRPr="00F925D1" w:rsidRDefault="00341DDE" w:rsidP="006A525F">
                  <w:pPr>
                    <w:keepNext/>
                    <w:keepLines/>
                    <w:rPr>
                      <w:rFonts w:cs="Arial"/>
                      <w:b/>
                      <w:sz w:val="18"/>
                      <w:szCs w:val="18"/>
                      <w:u w:val="single"/>
                      <w:lang w:val="en-US" w:eastAsia="en-US"/>
                    </w:rPr>
                  </w:pPr>
                  <w:r w:rsidRPr="00F925D1">
                    <w:rPr>
                      <w:rFonts w:cs="Arial"/>
                      <w:b/>
                      <w:sz w:val="18"/>
                      <w:szCs w:val="18"/>
                      <w:u w:val="single"/>
                      <w:lang w:val="en-US" w:eastAsia="en-US"/>
                    </w:rPr>
                    <w:t>Rows: Random | Columns: Normal</w:t>
                  </w:r>
                </w:p>
              </w:tc>
            </w:tr>
          </w:tbl>
          <w:p w14:paraId="5CA6E59E" w14:textId="77777777" w:rsidR="00341DDE" w:rsidRPr="00F925D1" w:rsidRDefault="00341DDE" w:rsidP="006A525F">
            <w:pPr>
              <w:keepNext/>
              <w:keepLines/>
              <w:rPr>
                <w:rFonts w:cs="Arial"/>
                <w:sz w:val="18"/>
                <w:szCs w:val="18"/>
                <w:lang w:val="en-US" w:eastAsia="en-US"/>
              </w:rPr>
            </w:pPr>
          </w:p>
        </w:tc>
      </w:tr>
      <w:tr w:rsidR="00341DDE" w14:paraId="5EB81022" w14:textId="77777777" w:rsidTr="006A525F">
        <w:tc>
          <w:tcPr>
            <w:tcW w:w="5000" w:type="pct"/>
            <w:shd w:val="clear" w:color="auto" w:fill="auto"/>
          </w:tcPr>
          <w:tbl>
            <w:tblPr>
              <w:tblW w:w="5000" w:type="pct"/>
              <w:tblCellMar>
                <w:top w:w="85" w:type="dxa"/>
                <w:left w:w="57" w:type="dxa"/>
                <w:bottom w:w="40" w:type="dxa"/>
                <w:right w:w="57" w:type="dxa"/>
              </w:tblCellMar>
              <w:tblLook w:val="04A0" w:firstRow="1" w:lastRow="0" w:firstColumn="1" w:lastColumn="0" w:noHBand="0" w:noVBand="1"/>
            </w:tblPr>
            <w:tblGrid>
              <w:gridCol w:w="10622"/>
            </w:tblGrid>
            <w:tr w:rsidR="00341DDE" w14:paraId="52A086FC" w14:textId="77777777" w:rsidTr="006A525F">
              <w:trPr>
                <w:trHeight w:val="200"/>
              </w:trPr>
              <w:tc>
                <w:tcPr>
                  <w:tcW w:w="5000" w:type="pct"/>
                  <w:shd w:val="clear" w:color="auto" w:fill="auto"/>
                </w:tcPr>
                <w:p w14:paraId="38AFFD98" w14:textId="77777777" w:rsidR="00341DDE" w:rsidRPr="00F925D1" w:rsidRDefault="00341DDE" w:rsidP="006A525F">
                  <w:pPr>
                    <w:keepNext/>
                    <w:keepLines/>
                    <w:rPr>
                      <w:rFonts w:cs="Arial"/>
                      <w:b/>
                      <w:sz w:val="18"/>
                      <w:szCs w:val="18"/>
                      <w:u w:val="single"/>
                      <w:lang w:val="en-US" w:eastAsia="en-US"/>
                    </w:rPr>
                  </w:pPr>
                  <w:r w:rsidRPr="00F925D1">
                    <w:rPr>
                      <w:rFonts w:cs="Arial"/>
                      <w:b/>
                      <w:sz w:val="18"/>
                      <w:szCs w:val="18"/>
                      <w:u w:val="single"/>
                      <w:lang w:val="en-US" w:eastAsia="en-US"/>
                    </w:rPr>
                    <w:t>Rendered as Dynamic Grid</w:t>
                  </w:r>
                </w:p>
              </w:tc>
            </w:tr>
          </w:tbl>
          <w:p w14:paraId="7367586C" w14:textId="77777777" w:rsidR="00341DDE" w:rsidRPr="00F925D1" w:rsidRDefault="00341DDE" w:rsidP="006A525F">
            <w:pPr>
              <w:keepNext/>
              <w:keepLines/>
              <w:rPr>
                <w:rFonts w:cs="Arial"/>
                <w:sz w:val="18"/>
                <w:szCs w:val="18"/>
                <w:lang w:val="en-US" w:eastAsia="en-US"/>
              </w:rPr>
            </w:pPr>
          </w:p>
        </w:tc>
      </w:tr>
      <w:tr w:rsidR="00341DDE" w14:paraId="4FB64925" w14:textId="77777777" w:rsidTr="006A525F">
        <w:tc>
          <w:tcPr>
            <w:tcW w:w="5000" w:type="pct"/>
            <w:shd w:val="clear" w:color="auto" w:fill="auto"/>
          </w:tcPr>
          <w:tbl>
            <w:tblPr>
              <w:tblW w:w="5000" w:type="pct"/>
              <w:tblBorders>
                <w:top w:val="single" w:sz="12" w:space="0" w:color="DEDEDE"/>
                <w:left w:val="single" w:sz="12" w:space="0" w:color="DEDEDE"/>
                <w:bottom w:val="single" w:sz="12" w:space="0" w:color="DEDEDE"/>
                <w:right w:val="single" w:sz="12" w:space="0" w:color="DEDEDE"/>
                <w:insideH w:val="single" w:sz="2" w:space="0" w:color="DEDEDE"/>
                <w:insideV w:val="single" w:sz="2" w:space="0" w:color="DEDEDE"/>
              </w:tblBorders>
              <w:tblCellMar>
                <w:top w:w="28" w:type="dxa"/>
                <w:left w:w="57" w:type="dxa"/>
                <w:bottom w:w="40" w:type="dxa"/>
                <w:right w:w="57" w:type="dxa"/>
              </w:tblCellMar>
              <w:tblLook w:val="04A0" w:firstRow="1" w:lastRow="0" w:firstColumn="1" w:lastColumn="0" w:noHBand="0" w:noVBand="1"/>
            </w:tblPr>
            <w:tblGrid>
              <w:gridCol w:w="4238"/>
              <w:gridCol w:w="2118"/>
              <w:gridCol w:w="2118"/>
              <w:gridCol w:w="2118"/>
            </w:tblGrid>
            <w:tr w:rsidR="00341DDE" w14:paraId="14B36FCB" w14:textId="77777777" w:rsidTr="006A525F">
              <w:trPr>
                <w:trHeight w:val="200"/>
              </w:trPr>
              <w:tc>
                <w:tcPr>
                  <w:tcW w:w="1000" w:type="pct"/>
                  <w:shd w:val="clear" w:color="auto" w:fill="auto"/>
                </w:tcPr>
                <w:p w14:paraId="564FCD94" w14:textId="77777777" w:rsidR="00341DDE" w:rsidRPr="00F925D1" w:rsidRDefault="00341DDE" w:rsidP="006A525F">
                  <w:pPr>
                    <w:keepNext/>
                    <w:keepLines/>
                    <w:rPr>
                      <w:rFonts w:cs="Arial"/>
                      <w:sz w:val="18"/>
                      <w:szCs w:val="18"/>
                      <w:lang w:val="en-US" w:eastAsia="en-US"/>
                    </w:rPr>
                  </w:pPr>
                </w:p>
              </w:tc>
              <w:tc>
                <w:tcPr>
                  <w:tcW w:w="1000" w:type="pct"/>
                  <w:shd w:val="clear" w:color="auto" w:fill="auto"/>
                </w:tcPr>
                <w:p w14:paraId="4E8E8FD1" w14:textId="77777777" w:rsidR="00341DDE" w:rsidRPr="00F925D1" w:rsidRDefault="00341DDE" w:rsidP="006A525F">
                  <w:pPr>
                    <w:keepNext/>
                    <w:keepLines/>
                    <w:jc w:val="center"/>
                    <w:rPr>
                      <w:rFonts w:cs="Arial"/>
                      <w:sz w:val="18"/>
                      <w:szCs w:val="18"/>
                      <w:lang w:val="en-US" w:eastAsia="en-US"/>
                    </w:rPr>
                  </w:pPr>
                </w:p>
              </w:tc>
              <w:tc>
                <w:tcPr>
                  <w:tcW w:w="1000" w:type="pct"/>
                  <w:shd w:val="clear" w:color="auto" w:fill="auto"/>
                </w:tcPr>
                <w:p w14:paraId="4E3011BA" w14:textId="298F5295" w:rsidR="00341DDE" w:rsidRPr="00F925D1" w:rsidRDefault="00F25408" w:rsidP="006A525F">
                  <w:pPr>
                    <w:keepNext/>
                    <w:keepLines/>
                    <w:jc w:val="center"/>
                    <w:rPr>
                      <w:rFonts w:cs="Arial"/>
                      <w:sz w:val="18"/>
                      <w:szCs w:val="18"/>
                      <w:lang w:val="en-US" w:eastAsia="en-US"/>
                    </w:rPr>
                  </w:pPr>
                  <w:r>
                    <w:rPr>
                      <w:noProof/>
                    </w:rPr>
                    <w:drawing>
                      <wp:inline distT="0" distB="0" distL="0" distR="0" wp14:anchorId="067FDDC2" wp14:editId="4C1A572E">
                        <wp:extent cx="152400" cy="152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341DDE" w:rsidRPr="00F925D1">
                    <w:rPr>
                      <w:rFonts w:cs="Arial"/>
                      <w:sz w:val="18"/>
                      <w:szCs w:val="18"/>
                      <w:lang w:val="en-US" w:eastAsia="en-US"/>
                    </w:rPr>
                    <w:t xml:space="preserve"> [_1] Yes</w:t>
                  </w:r>
                </w:p>
              </w:tc>
              <w:tc>
                <w:tcPr>
                  <w:tcW w:w="1000" w:type="pct"/>
                  <w:shd w:val="clear" w:color="auto" w:fill="auto"/>
                </w:tcPr>
                <w:p w14:paraId="2524ED61" w14:textId="1C362322" w:rsidR="00341DDE" w:rsidRPr="00F925D1" w:rsidRDefault="00F25408" w:rsidP="006A525F">
                  <w:pPr>
                    <w:keepNext/>
                    <w:keepLines/>
                    <w:jc w:val="center"/>
                    <w:rPr>
                      <w:rFonts w:cs="Arial"/>
                      <w:sz w:val="18"/>
                      <w:szCs w:val="18"/>
                      <w:lang w:val="en-US" w:eastAsia="en-US"/>
                    </w:rPr>
                  </w:pPr>
                  <w:r>
                    <w:rPr>
                      <w:noProof/>
                    </w:rPr>
                    <w:drawing>
                      <wp:inline distT="0" distB="0" distL="0" distR="0" wp14:anchorId="726B0ECD" wp14:editId="4051C66D">
                        <wp:extent cx="152400" cy="152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341DDE" w:rsidRPr="00F925D1">
                    <w:rPr>
                      <w:rFonts w:cs="Arial"/>
                      <w:sz w:val="18"/>
                      <w:szCs w:val="18"/>
                      <w:lang w:val="en-US" w:eastAsia="en-US"/>
                    </w:rPr>
                    <w:t xml:space="preserve"> [_2] No</w:t>
                  </w:r>
                </w:p>
              </w:tc>
            </w:tr>
            <w:tr w:rsidR="00341DDE" w14:paraId="5EB9A6DD" w14:textId="77777777" w:rsidTr="006A525F">
              <w:trPr>
                <w:trHeight w:val="200"/>
              </w:trPr>
              <w:tc>
                <w:tcPr>
                  <w:tcW w:w="1000" w:type="pct"/>
                  <w:shd w:val="clear" w:color="auto" w:fill="F2F2F2"/>
                </w:tcPr>
                <w:p w14:paraId="42D47226" w14:textId="77777777" w:rsidR="00341DDE" w:rsidRPr="00F925D1" w:rsidRDefault="00341DDE" w:rsidP="006A525F">
                  <w:pPr>
                    <w:keepNext/>
                    <w:keepLines/>
                    <w:rPr>
                      <w:rFonts w:cs="Arial"/>
                      <w:sz w:val="18"/>
                      <w:szCs w:val="18"/>
                      <w:lang w:val="en-US" w:eastAsia="en-US"/>
                    </w:rPr>
                  </w:pPr>
                </w:p>
              </w:tc>
              <w:tc>
                <w:tcPr>
                  <w:tcW w:w="1000" w:type="pct"/>
                  <w:shd w:val="clear" w:color="auto" w:fill="F2F2F2"/>
                </w:tcPr>
                <w:p w14:paraId="6B2BE682" w14:textId="77777777" w:rsidR="00341DDE" w:rsidRPr="00F925D1" w:rsidRDefault="00341DDE" w:rsidP="006A525F">
                  <w:pPr>
                    <w:keepNext/>
                    <w:keepLines/>
                    <w:jc w:val="center"/>
                    <w:rPr>
                      <w:rFonts w:cs="Arial"/>
                      <w:sz w:val="18"/>
                      <w:szCs w:val="18"/>
                      <w:lang w:val="en-US" w:eastAsia="en-US"/>
                    </w:rPr>
                  </w:pPr>
                </w:p>
              </w:tc>
              <w:tc>
                <w:tcPr>
                  <w:tcW w:w="1000" w:type="pct"/>
                  <w:shd w:val="clear" w:color="auto" w:fill="F2F2F2"/>
                </w:tcPr>
                <w:p w14:paraId="0E36E6BE" w14:textId="77777777" w:rsidR="00341DDE" w:rsidRPr="00F925D1" w:rsidRDefault="00341DDE" w:rsidP="006A525F">
                  <w:pPr>
                    <w:keepNext/>
                    <w:keepLines/>
                    <w:jc w:val="center"/>
                    <w:rPr>
                      <w:rFonts w:cs="Arial"/>
                      <w:sz w:val="18"/>
                      <w:szCs w:val="18"/>
                      <w:lang w:val="en-US" w:eastAsia="en-US"/>
                    </w:rPr>
                  </w:pPr>
                  <w:r w:rsidRPr="00F925D1">
                    <w:rPr>
                      <w:rFonts w:cs="Arial"/>
                      <w:sz w:val="18"/>
                      <w:szCs w:val="18"/>
                      <w:lang w:val="en-US" w:eastAsia="en-US"/>
                    </w:rPr>
                    <w:t>1</w:t>
                  </w:r>
                </w:p>
              </w:tc>
              <w:tc>
                <w:tcPr>
                  <w:tcW w:w="1000" w:type="pct"/>
                  <w:shd w:val="clear" w:color="auto" w:fill="F2F2F2"/>
                </w:tcPr>
                <w:p w14:paraId="6B3EAE82" w14:textId="77777777" w:rsidR="00341DDE" w:rsidRPr="00F925D1" w:rsidRDefault="00341DDE" w:rsidP="006A525F">
                  <w:pPr>
                    <w:keepNext/>
                    <w:keepLines/>
                    <w:jc w:val="center"/>
                    <w:rPr>
                      <w:rFonts w:cs="Arial"/>
                      <w:sz w:val="18"/>
                      <w:szCs w:val="18"/>
                      <w:lang w:val="en-US" w:eastAsia="en-US"/>
                    </w:rPr>
                  </w:pPr>
                  <w:r w:rsidRPr="00F925D1">
                    <w:rPr>
                      <w:rFonts w:cs="Arial"/>
                      <w:sz w:val="18"/>
                      <w:szCs w:val="18"/>
                      <w:lang w:val="en-US" w:eastAsia="en-US"/>
                    </w:rPr>
                    <w:t>2</w:t>
                  </w:r>
                </w:p>
              </w:tc>
            </w:tr>
            <w:tr w:rsidR="00341DDE" w14:paraId="2144D4C6" w14:textId="77777777" w:rsidTr="006A525F">
              <w:trPr>
                <w:trHeight w:val="200"/>
              </w:trPr>
              <w:tc>
                <w:tcPr>
                  <w:tcW w:w="2000" w:type="pct"/>
                  <w:shd w:val="clear" w:color="auto" w:fill="auto"/>
                </w:tcPr>
                <w:p w14:paraId="13434D05" w14:textId="1297F57E" w:rsidR="00341DDE" w:rsidRPr="00F925D1" w:rsidRDefault="00F25408" w:rsidP="006A525F">
                  <w:pPr>
                    <w:keepNext/>
                    <w:keepLines/>
                    <w:rPr>
                      <w:rFonts w:cs="Arial"/>
                      <w:sz w:val="18"/>
                      <w:szCs w:val="18"/>
                      <w:lang w:val="en-US" w:eastAsia="en-US"/>
                    </w:rPr>
                  </w:pPr>
                  <w:r>
                    <w:rPr>
                      <w:noProof/>
                    </w:rPr>
                    <w:drawing>
                      <wp:inline distT="0" distB="0" distL="0" distR="0" wp14:anchorId="1023B893" wp14:editId="7EB576B5">
                        <wp:extent cx="152400" cy="152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341DDE" w:rsidRPr="00F925D1">
                    <w:rPr>
                      <w:rFonts w:cs="Arial"/>
                      <w:sz w:val="18"/>
                      <w:szCs w:val="18"/>
                      <w:lang w:val="en-US" w:eastAsia="en-US"/>
                    </w:rPr>
                    <w:t xml:space="preserve"> Microwave oven</w:t>
                  </w:r>
                </w:p>
              </w:tc>
              <w:tc>
                <w:tcPr>
                  <w:tcW w:w="1000" w:type="pct"/>
                  <w:shd w:val="clear" w:color="auto" w:fill="auto"/>
                </w:tcPr>
                <w:p w14:paraId="17EE7F67" w14:textId="77777777" w:rsidR="00341DDE" w:rsidRPr="00F925D1" w:rsidRDefault="00341DDE" w:rsidP="006A525F">
                  <w:pPr>
                    <w:keepNext/>
                    <w:keepLines/>
                    <w:jc w:val="center"/>
                    <w:rPr>
                      <w:rFonts w:cs="Arial"/>
                      <w:sz w:val="18"/>
                      <w:szCs w:val="18"/>
                      <w:lang w:val="en-US" w:eastAsia="en-US"/>
                    </w:rPr>
                  </w:pPr>
                  <w:r w:rsidRPr="00F925D1">
                    <w:rPr>
                      <w:rFonts w:cs="Arial"/>
                      <w:sz w:val="18"/>
                      <w:szCs w:val="18"/>
                      <w:lang w:val="en-US" w:eastAsia="en-US"/>
                    </w:rPr>
                    <w:t>1</w:t>
                  </w:r>
                </w:p>
              </w:tc>
              <w:tc>
                <w:tcPr>
                  <w:tcW w:w="1000" w:type="pct"/>
                  <w:shd w:val="clear" w:color="auto" w:fill="auto"/>
                </w:tcPr>
                <w:p w14:paraId="339A49F1" w14:textId="77777777" w:rsidR="00341DDE" w:rsidRPr="00F925D1" w:rsidRDefault="00341DDE" w:rsidP="006A525F">
                  <w:pPr>
                    <w:keepNext/>
                    <w:keepLines/>
                    <w:jc w:val="center"/>
                    <w:rPr>
                      <w:rFonts w:eastAsia="Verdana" w:cs="Verdana"/>
                      <w:sz w:val="18"/>
                      <w:szCs w:val="18"/>
                      <w:lang w:val="en-US" w:eastAsia="en-US"/>
                    </w:rPr>
                  </w:pPr>
                  <w:r w:rsidRPr="00F925D1">
                    <w:rPr>
                      <w:rFonts w:ascii="Wingdings" w:eastAsia="Wingdings" w:hAnsi="Wingdings" w:cs="Wingdings"/>
                      <w:sz w:val="24"/>
                      <w:szCs w:val="18"/>
                      <w:lang w:val="en-US" w:eastAsia="en-US"/>
                    </w:rPr>
                    <w:t></w:t>
                  </w:r>
                </w:p>
              </w:tc>
              <w:tc>
                <w:tcPr>
                  <w:tcW w:w="1000" w:type="pct"/>
                  <w:shd w:val="clear" w:color="auto" w:fill="auto"/>
                </w:tcPr>
                <w:p w14:paraId="41136CE1" w14:textId="77777777" w:rsidR="00341DDE" w:rsidRPr="00F925D1" w:rsidRDefault="00341DDE" w:rsidP="006A525F">
                  <w:pPr>
                    <w:keepNext/>
                    <w:keepLines/>
                    <w:jc w:val="center"/>
                    <w:rPr>
                      <w:rFonts w:eastAsia="Verdana" w:cs="Verdana"/>
                      <w:sz w:val="18"/>
                      <w:szCs w:val="18"/>
                      <w:lang w:val="en-US" w:eastAsia="en-US"/>
                    </w:rPr>
                  </w:pPr>
                  <w:r w:rsidRPr="00F925D1">
                    <w:rPr>
                      <w:rFonts w:ascii="Wingdings" w:eastAsia="Wingdings" w:hAnsi="Wingdings" w:cs="Wingdings"/>
                      <w:sz w:val="24"/>
                      <w:szCs w:val="18"/>
                      <w:lang w:val="en-US" w:eastAsia="en-US"/>
                    </w:rPr>
                    <w:t></w:t>
                  </w:r>
                </w:p>
              </w:tc>
            </w:tr>
            <w:tr w:rsidR="00341DDE" w14:paraId="25F80E0A" w14:textId="77777777" w:rsidTr="006A525F">
              <w:trPr>
                <w:trHeight w:val="200"/>
              </w:trPr>
              <w:tc>
                <w:tcPr>
                  <w:tcW w:w="2000" w:type="pct"/>
                  <w:shd w:val="clear" w:color="auto" w:fill="F2F2F2"/>
                </w:tcPr>
                <w:p w14:paraId="68A36C05" w14:textId="4D6F12FE" w:rsidR="00341DDE" w:rsidRPr="00F925D1" w:rsidRDefault="00F25408" w:rsidP="006A525F">
                  <w:pPr>
                    <w:keepNext/>
                    <w:keepLines/>
                    <w:rPr>
                      <w:rFonts w:eastAsia="Verdana" w:cs="Verdana"/>
                      <w:sz w:val="18"/>
                      <w:szCs w:val="18"/>
                      <w:lang w:val="en-US" w:eastAsia="en-US"/>
                    </w:rPr>
                  </w:pPr>
                  <w:r>
                    <w:rPr>
                      <w:rFonts w:eastAsia="Verdana" w:cs="Verdana"/>
                      <w:noProof/>
                    </w:rPr>
                    <w:drawing>
                      <wp:inline distT="0" distB="0" distL="0" distR="0" wp14:anchorId="456C9AAC" wp14:editId="3271A90D">
                        <wp:extent cx="152400" cy="152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341DDE" w:rsidRPr="00F925D1">
                    <w:rPr>
                      <w:rFonts w:ascii="Verdana" w:eastAsia="Verdana" w:hAnsi="Verdana" w:cs="Verdana"/>
                      <w:sz w:val="18"/>
                      <w:szCs w:val="18"/>
                      <w:lang w:val="en-US" w:eastAsia="en-US"/>
                    </w:rPr>
                    <w:t xml:space="preserve"> Flush toilet inside the home</w:t>
                  </w:r>
                </w:p>
              </w:tc>
              <w:tc>
                <w:tcPr>
                  <w:tcW w:w="1000" w:type="pct"/>
                  <w:shd w:val="clear" w:color="auto" w:fill="F2F2F2"/>
                </w:tcPr>
                <w:p w14:paraId="6073EF94" w14:textId="77777777" w:rsidR="00341DDE" w:rsidRPr="00F925D1" w:rsidRDefault="00341DDE" w:rsidP="006A525F">
                  <w:pPr>
                    <w:keepNext/>
                    <w:keepLines/>
                    <w:jc w:val="center"/>
                    <w:rPr>
                      <w:rFonts w:eastAsia="Verdana" w:cs="Verdana"/>
                      <w:sz w:val="18"/>
                      <w:szCs w:val="18"/>
                      <w:lang w:val="en-US" w:eastAsia="en-US"/>
                    </w:rPr>
                  </w:pPr>
                  <w:r w:rsidRPr="00F925D1">
                    <w:rPr>
                      <w:rFonts w:ascii="Verdana" w:eastAsia="Verdana" w:hAnsi="Verdana" w:cs="Verdana"/>
                      <w:sz w:val="18"/>
                      <w:szCs w:val="18"/>
                      <w:lang w:val="en-US" w:eastAsia="en-US"/>
                    </w:rPr>
                    <w:t>3</w:t>
                  </w:r>
                </w:p>
              </w:tc>
              <w:tc>
                <w:tcPr>
                  <w:tcW w:w="1000" w:type="pct"/>
                  <w:shd w:val="clear" w:color="auto" w:fill="F2F2F2"/>
                </w:tcPr>
                <w:p w14:paraId="5ABAF2F4" w14:textId="77777777" w:rsidR="00341DDE" w:rsidRPr="00F925D1" w:rsidRDefault="00341DDE" w:rsidP="006A525F">
                  <w:pPr>
                    <w:keepNext/>
                    <w:keepLines/>
                    <w:jc w:val="center"/>
                    <w:rPr>
                      <w:rFonts w:eastAsia="Verdana" w:cs="Verdana"/>
                      <w:sz w:val="18"/>
                      <w:szCs w:val="18"/>
                      <w:lang w:val="en-US" w:eastAsia="en-US"/>
                    </w:rPr>
                  </w:pPr>
                  <w:r w:rsidRPr="00F925D1">
                    <w:rPr>
                      <w:rFonts w:ascii="Wingdings" w:eastAsia="Wingdings" w:hAnsi="Wingdings" w:cs="Wingdings"/>
                      <w:sz w:val="24"/>
                      <w:szCs w:val="18"/>
                      <w:lang w:val="en-US" w:eastAsia="en-US"/>
                    </w:rPr>
                    <w:t></w:t>
                  </w:r>
                </w:p>
              </w:tc>
              <w:tc>
                <w:tcPr>
                  <w:tcW w:w="1000" w:type="pct"/>
                  <w:shd w:val="clear" w:color="auto" w:fill="F2F2F2"/>
                </w:tcPr>
                <w:p w14:paraId="510773F3" w14:textId="77777777" w:rsidR="00341DDE" w:rsidRPr="00F925D1" w:rsidRDefault="00341DDE" w:rsidP="006A525F">
                  <w:pPr>
                    <w:keepNext/>
                    <w:keepLines/>
                    <w:jc w:val="center"/>
                    <w:rPr>
                      <w:rFonts w:eastAsia="Verdana" w:cs="Verdana"/>
                      <w:sz w:val="18"/>
                      <w:szCs w:val="18"/>
                      <w:lang w:val="en-US" w:eastAsia="en-US"/>
                    </w:rPr>
                  </w:pPr>
                  <w:r w:rsidRPr="00F925D1">
                    <w:rPr>
                      <w:rFonts w:ascii="Wingdings" w:eastAsia="Wingdings" w:hAnsi="Wingdings" w:cs="Wingdings"/>
                      <w:sz w:val="24"/>
                      <w:szCs w:val="18"/>
                      <w:lang w:val="en-US" w:eastAsia="en-US"/>
                    </w:rPr>
                    <w:t></w:t>
                  </w:r>
                </w:p>
              </w:tc>
            </w:tr>
            <w:tr w:rsidR="00341DDE" w14:paraId="60235913" w14:textId="77777777" w:rsidTr="006A525F">
              <w:trPr>
                <w:trHeight w:val="200"/>
              </w:trPr>
              <w:tc>
                <w:tcPr>
                  <w:tcW w:w="2000" w:type="pct"/>
                  <w:shd w:val="clear" w:color="auto" w:fill="auto"/>
                </w:tcPr>
                <w:p w14:paraId="383F6A87" w14:textId="2651D35D" w:rsidR="00341DDE" w:rsidRPr="00F925D1" w:rsidRDefault="00F25408" w:rsidP="006A525F">
                  <w:pPr>
                    <w:keepNext/>
                    <w:keepLines/>
                    <w:rPr>
                      <w:rFonts w:eastAsia="Verdana" w:cs="Verdana"/>
                      <w:sz w:val="18"/>
                      <w:szCs w:val="18"/>
                      <w:lang w:val="en-US" w:eastAsia="en-US"/>
                    </w:rPr>
                  </w:pPr>
                  <w:r>
                    <w:rPr>
                      <w:rFonts w:eastAsia="Verdana" w:cs="Verdana"/>
                      <w:noProof/>
                    </w:rPr>
                    <w:drawing>
                      <wp:inline distT="0" distB="0" distL="0" distR="0" wp14:anchorId="727685F5" wp14:editId="6F22D4FD">
                        <wp:extent cx="152400" cy="152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341DDE" w:rsidRPr="00F925D1">
                    <w:rPr>
                      <w:rFonts w:ascii="Verdana" w:eastAsia="Verdana" w:hAnsi="Verdana" w:cs="Verdana"/>
                      <w:sz w:val="18"/>
                      <w:szCs w:val="18"/>
                      <w:lang w:val="en-US" w:eastAsia="en-US"/>
                    </w:rPr>
                    <w:t xml:space="preserve"> Motor car</w:t>
                  </w:r>
                </w:p>
              </w:tc>
              <w:tc>
                <w:tcPr>
                  <w:tcW w:w="1000" w:type="pct"/>
                  <w:shd w:val="clear" w:color="auto" w:fill="auto"/>
                </w:tcPr>
                <w:p w14:paraId="73E68F29" w14:textId="77777777" w:rsidR="00341DDE" w:rsidRPr="00F925D1" w:rsidRDefault="00341DDE" w:rsidP="006A525F">
                  <w:pPr>
                    <w:keepNext/>
                    <w:keepLines/>
                    <w:jc w:val="center"/>
                    <w:rPr>
                      <w:rFonts w:eastAsia="Verdana" w:cs="Verdana"/>
                      <w:sz w:val="18"/>
                      <w:szCs w:val="18"/>
                      <w:lang w:val="en-US" w:eastAsia="en-US"/>
                    </w:rPr>
                  </w:pPr>
                  <w:r w:rsidRPr="00F925D1">
                    <w:rPr>
                      <w:rFonts w:ascii="Verdana" w:eastAsia="Verdana" w:hAnsi="Verdana" w:cs="Verdana"/>
                      <w:sz w:val="18"/>
                      <w:szCs w:val="18"/>
                      <w:lang w:val="en-US" w:eastAsia="en-US"/>
                    </w:rPr>
                    <w:t>4</w:t>
                  </w:r>
                </w:p>
              </w:tc>
              <w:tc>
                <w:tcPr>
                  <w:tcW w:w="1000" w:type="pct"/>
                  <w:shd w:val="clear" w:color="auto" w:fill="auto"/>
                </w:tcPr>
                <w:p w14:paraId="6F0F1B17" w14:textId="77777777" w:rsidR="00341DDE" w:rsidRPr="00F925D1" w:rsidRDefault="00341DDE" w:rsidP="006A525F">
                  <w:pPr>
                    <w:keepNext/>
                    <w:keepLines/>
                    <w:jc w:val="center"/>
                    <w:rPr>
                      <w:rFonts w:eastAsia="Verdana" w:cs="Verdana"/>
                      <w:sz w:val="18"/>
                      <w:szCs w:val="18"/>
                      <w:lang w:val="en-US" w:eastAsia="en-US"/>
                    </w:rPr>
                  </w:pPr>
                  <w:r w:rsidRPr="00F925D1">
                    <w:rPr>
                      <w:rFonts w:ascii="Wingdings" w:eastAsia="Wingdings" w:hAnsi="Wingdings" w:cs="Wingdings"/>
                      <w:sz w:val="24"/>
                      <w:szCs w:val="18"/>
                      <w:lang w:val="en-US" w:eastAsia="en-US"/>
                    </w:rPr>
                    <w:t></w:t>
                  </w:r>
                </w:p>
              </w:tc>
              <w:tc>
                <w:tcPr>
                  <w:tcW w:w="1000" w:type="pct"/>
                  <w:shd w:val="clear" w:color="auto" w:fill="auto"/>
                </w:tcPr>
                <w:p w14:paraId="318F43A8" w14:textId="77777777" w:rsidR="00341DDE" w:rsidRPr="00F925D1" w:rsidRDefault="00341DDE" w:rsidP="006A525F">
                  <w:pPr>
                    <w:keepNext/>
                    <w:keepLines/>
                    <w:jc w:val="center"/>
                    <w:rPr>
                      <w:rFonts w:eastAsia="Verdana" w:cs="Verdana"/>
                      <w:sz w:val="18"/>
                      <w:szCs w:val="18"/>
                      <w:lang w:val="en-US" w:eastAsia="en-US"/>
                    </w:rPr>
                  </w:pPr>
                  <w:r w:rsidRPr="00F925D1">
                    <w:rPr>
                      <w:rFonts w:ascii="Wingdings" w:eastAsia="Wingdings" w:hAnsi="Wingdings" w:cs="Wingdings"/>
                      <w:sz w:val="24"/>
                      <w:szCs w:val="18"/>
                      <w:lang w:val="en-US" w:eastAsia="en-US"/>
                    </w:rPr>
                    <w:t></w:t>
                  </w:r>
                </w:p>
              </w:tc>
            </w:tr>
            <w:tr w:rsidR="00341DDE" w14:paraId="2A0AE671" w14:textId="77777777" w:rsidTr="006A525F">
              <w:trPr>
                <w:trHeight w:val="200"/>
              </w:trPr>
              <w:tc>
                <w:tcPr>
                  <w:tcW w:w="2000" w:type="pct"/>
                  <w:shd w:val="clear" w:color="auto" w:fill="F2F2F2"/>
                </w:tcPr>
                <w:p w14:paraId="471D0DF6" w14:textId="658F5214" w:rsidR="00341DDE" w:rsidRPr="00F925D1" w:rsidRDefault="00F25408" w:rsidP="006A525F">
                  <w:pPr>
                    <w:keepNext/>
                    <w:keepLines/>
                    <w:rPr>
                      <w:rFonts w:eastAsia="Verdana" w:cs="Verdana"/>
                      <w:sz w:val="18"/>
                      <w:szCs w:val="18"/>
                      <w:lang w:val="en-US" w:eastAsia="en-US"/>
                    </w:rPr>
                  </w:pPr>
                  <w:r>
                    <w:rPr>
                      <w:rFonts w:eastAsia="Verdana" w:cs="Verdana"/>
                      <w:noProof/>
                    </w:rPr>
                    <w:drawing>
                      <wp:inline distT="0" distB="0" distL="0" distR="0" wp14:anchorId="47FE012A" wp14:editId="4E7E7D07">
                        <wp:extent cx="152400" cy="152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341DDE" w:rsidRPr="00F925D1">
                    <w:rPr>
                      <w:rFonts w:ascii="Verdana" w:eastAsia="Verdana" w:hAnsi="Verdana" w:cs="Verdana"/>
                      <w:sz w:val="18"/>
                      <w:szCs w:val="18"/>
                      <w:lang w:val="en-US" w:eastAsia="en-US"/>
                    </w:rPr>
                    <w:t xml:space="preserve"> Built-in kitchen sink</w:t>
                  </w:r>
                </w:p>
              </w:tc>
              <w:tc>
                <w:tcPr>
                  <w:tcW w:w="1000" w:type="pct"/>
                  <w:shd w:val="clear" w:color="auto" w:fill="F2F2F2"/>
                </w:tcPr>
                <w:p w14:paraId="40AD6AF6" w14:textId="77777777" w:rsidR="00341DDE" w:rsidRPr="00F925D1" w:rsidRDefault="00341DDE" w:rsidP="006A525F">
                  <w:pPr>
                    <w:keepNext/>
                    <w:keepLines/>
                    <w:jc w:val="center"/>
                    <w:rPr>
                      <w:rFonts w:eastAsia="Verdana" w:cs="Verdana"/>
                      <w:sz w:val="18"/>
                      <w:szCs w:val="18"/>
                      <w:lang w:val="en-US" w:eastAsia="en-US"/>
                    </w:rPr>
                  </w:pPr>
                  <w:r w:rsidRPr="00F925D1">
                    <w:rPr>
                      <w:rFonts w:ascii="Verdana" w:eastAsia="Verdana" w:hAnsi="Verdana" w:cs="Verdana"/>
                      <w:sz w:val="18"/>
                      <w:szCs w:val="18"/>
                      <w:lang w:val="en-US" w:eastAsia="en-US"/>
                    </w:rPr>
                    <w:t>5</w:t>
                  </w:r>
                </w:p>
              </w:tc>
              <w:tc>
                <w:tcPr>
                  <w:tcW w:w="1000" w:type="pct"/>
                  <w:shd w:val="clear" w:color="auto" w:fill="F2F2F2"/>
                </w:tcPr>
                <w:p w14:paraId="57ED3BFA" w14:textId="77777777" w:rsidR="00341DDE" w:rsidRPr="00F925D1" w:rsidRDefault="00341DDE" w:rsidP="006A525F">
                  <w:pPr>
                    <w:keepNext/>
                    <w:keepLines/>
                    <w:jc w:val="center"/>
                    <w:rPr>
                      <w:rFonts w:eastAsia="Verdana" w:cs="Verdana"/>
                      <w:sz w:val="18"/>
                      <w:szCs w:val="18"/>
                      <w:lang w:val="en-US" w:eastAsia="en-US"/>
                    </w:rPr>
                  </w:pPr>
                  <w:r w:rsidRPr="00F925D1">
                    <w:rPr>
                      <w:rFonts w:ascii="Wingdings" w:eastAsia="Wingdings" w:hAnsi="Wingdings" w:cs="Wingdings"/>
                      <w:sz w:val="24"/>
                      <w:szCs w:val="18"/>
                      <w:lang w:val="en-US" w:eastAsia="en-US"/>
                    </w:rPr>
                    <w:t></w:t>
                  </w:r>
                </w:p>
              </w:tc>
              <w:tc>
                <w:tcPr>
                  <w:tcW w:w="1000" w:type="pct"/>
                  <w:shd w:val="clear" w:color="auto" w:fill="F2F2F2"/>
                </w:tcPr>
                <w:p w14:paraId="4322D324" w14:textId="77777777" w:rsidR="00341DDE" w:rsidRPr="00F925D1" w:rsidRDefault="00341DDE" w:rsidP="006A525F">
                  <w:pPr>
                    <w:keepNext/>
                    <w:keepLines/>
                    <w:jc w:val="center"/>
                    <w:rPr>
                      <w:rFonts w:eastAsia="Verdana" w:cs="Verdana"/>
                      <w:sz w:val="18"/>
                      <w:szCs w:val="18"/>
                      <w:lang w:val="en-US" w:eastAsia="en-US"/>
                    </w:rPr>
                  </w:pPr>
                  <w:r w:rsidRPr="00F925D1">
                    <w:rPr>
                      <w:rFonts w:ascii="Wingdings" w:eastAsia="Wingdings" w:hAnsi="Wingdings" w:cs="Wingdings"/>
                      <w:sz w:val="24"/>
                      <w:szCs w:val="18"/>
                      <w:lang w:val="en-US" w:eastAsia="en-US"/>
                    </w:rPr>
                    <w:t></w:t>
                  </w:r>
                </w:p>
              </w:tc>
            </w:tr>
            <w:tr w:rsidR="00341DDE" w14:paraId="35D137E9" w14:textId="77777777" w:rsidTr="006A525F">
              <w:trPr>
                <w:trHeight w:val="200"/>
              </w:trPr>
              <w:tc>
                <w:tcPr>
                  <w:tcW w:w="2000" w:type="pct"/>
                  <w:shd w:val="clear" w:color="auto" w:fill="auto"/>
                </w:tcPr>
                <w:p w14:paraId="7F375922" w14:textId="5FA65D4E" w:rsidR="00341DDE" w:rsidRPr="00F925D1" w:rsidRDefault="00F25408" w:rsidP="006A525F">
                  <w:pPr>
                    <w:keepNext/>
                    <w:keepLines/>
                    <w:rPr>
                      <w:rFonts w:eastAsia="Verdana" w:cs="Verdana"/>
                      <w:sz w:val="18"/>
                      <w:szCs w:val="18"/>
                      <w:lang w:val="en-US" w:eastAsia="en-US"/>
                    </w:rPr>
                  </w:pPr>
                  <w:r>
                    <w:rPr>
                      <w:rFonts w:eastAsia="Verdana" w:cs="Verdana"/>
                      <w:noProof/>
                    </w:rPr>
                    <w:drawing>
                      <wp:inline distT="0" distB="0" distL="0" distR="0" wp14:anchorId="767F7728" wp14:editId="7255C653">
                        <wp:extent cx="152400" cy="152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341DDE" w:rsidRPr="00F925D1">
                    <w:rPr>
                      <w:rFonts w:ascii="Verdana" w:eastAsia="Verdana" w:hAnsi="Verdana" w:cs="Verdana"/>
                      <w:sz w:val="18"/>
                      <w:szCs w:val="18"/>
                      <w:lang w:val="en-US" w:eastAsia="en-US"/>
                    </w:rPr>
                    <w:t xml:space="preserve"> Home security service</w:t>
                  </w:r>
                </w:p>
              </w:tc>
              <w:tc>
                <w:tcPr>
                  <w:tcW w:w="1000" w:type="pct"/>
                  <w:shd w:val="clear" w:color="auto" w:fill="auto"/>
                </w:tcPr>
                <w:p w14:paraId="096376A0" w14:textId="77777777" w:rsidR="00341DDE" w:rsidRPr="00F925D1" w:rsidRDefault="00341DDE" w:rsidP="006A525F">
                  <w:pPr>
                    <w:keepNext/>
                    <w:keepLines/>
                    <w:jc w:val="center"/>
                    <w:rPr>
                      <w:rFonts w:eastAsia="Verdana" w:cs="Verdana"/>
                      <w:sz w:val="18"/>
                      <w:szCs w:val="18"/>
                      <w:lang w:val="en-US" w:eastAsia="en-US"/>
                    </w:rPr>
                  </w:pPr>
                  <w:r w:rsidRPr="00F925D1">
                    <w:rPr>
                      <w:rFonts w:ascii="Verdana" w:eastAsia="Verdana" w:hAnsi="Verdana" w:cs="Verdana"/>
                      <w:sz w:val="18"/>
                      <w:szCs w:val="18"/>
                      <w:lang w:val="en-US" w:eastAsia="en-US"/>
                    </w:rPr>
                    <w:t>6</w:t>
                  </w:r>
                </w:p>
              </w:tc>
              <w:tc>
                <w:tcPr>
                  <w:tcW w:w="1000" w:type="pct"/>
                  <w:shd w:val="clear" w:color="auto" w:fill="auto"/>
                </w:tcPr>
                <w:p w14:paraId="47CA829C" w14:textId="77777777" w:rsidR="00341DDE" w:rsidRPr="00F925D1" w:rsidRDefault="00341DDE" w:rsidP="006A525F">
                  <w:pPr>
                    <w:keepNext/>
                    <w:keepLines/>
                    <w:jc w:val="center"/>
                    <w:rPr>
                      <w:rFonts w:eastAsia="Verdana" w:cs="Verdana"/>
                      <w:sz w:val="18"/>
                      <w:szCs w:val="18"/>
                      <w:lang w:val="en-US" w:eastAsia="en-US"/>
                    </w:rPr>
                  </w:pPr>
                  <w:r w:rsidRPr="00F925D1">
                    <w:rPr>
                      <w:rFonts w:ascii="Wingdings" w:eastAsia="Wingdings" w:hAnsi="Wingdings" w:cs="Wingdings"/>
                      <w:sz w:val="24"/>
                      <w:szCs w:val="18"/>
                      <w:lang w:val="en-US" w:eastAsia="en-US"/>
                    </w:rPr>
                    <w:t></w:t>
                  </w:r>
                </w:p>
              </w:tc>
              <w:tc>
                <w:tcPr>
                  <w:tcW w:w="1000" w:type="pct"/>
                  <w:shd w:val="clear" w:color="auto" w:fill="auto"/>
                </w:tcPr>
                <w:p w14:paraId="3F017423" w14:textId="77777777" w:rsidR="00341DDE" w:rsidRPr="00F925D1" w:rsidRDefault="00341DDE" w:rsidP="006A525F">
                  <w:pPr>
                    <w:keepNext/>
                    <w:keepLines/>
                    <w:jc w:val="center"/>
                    <w:rPr>
                      <w:rFonts w:eastAsia="Verdana" w:cs="Verdana"/>
                      <w:sz w:val="18"/>
                      <w:szCs w:val="18"/>
                      <w:lang w:val="en-US" w:eastAsia="en-US"/>
                    </w:rPr>
                  </w:pPr>
                  <w:r w:rsidRPr="00F925D1">
                    <w:rPr>
                      <w:rFonts w:ascii="Wingdings" w:eastAsia="Wingdings" w:hAnsi="Wingdings" w:cs="Wingdings"/>
                      <w:sz w:val="24"/>
                      <w:szCs w:val="18"/>
                      <w:lang w:val="en-US" w:eastAsia="en-US"/>
                    </w:rPr>
                    <w:t></w:t>
                  </w:r>
                </w:p>
              </w:tc>
            </w:tr>
          </w:tbl>
          <w:p w14:paraId="365AAD47" w14:textId="77777777" w:rsidR="00341DDE" w:rsidRPr="00F925D1" w:rsidRDefault="00341DDE" w:rsidP="006A525F">
            <w:pPr>
              <w:keepNext/>
              <w:keepLines/>
              <w:rPr>
                <w:rFonts w:cs="Arial"/>
                <w:sz w:val="18"/>
                <w:szCs w:val="18"/>
                <w:lang w:val="en-US" w:eastAsia="en-US"/>
              </w:rPr>
            </w:pPr>
          </w:p>
        </w:tc>
      </w:tr>
    </w:tbl>
    <w:p w14:paraId="1F20EDCE" w14:textId="77777777" w:rsidR="00341DDE" w:rsidRPr="006B11F6" w:rsidRDefault="00341DDE" w:rsidP="00341DDE"/>
    <w:tbl>
      <w:tblPr>
        <w:tblW w:w="5000" w:type="pct"/>
        <w:tblCellMar>
          <w:left w:w="0" w:type="dxa"/>
          <w:right w:w="0" w:type="dxa"/>
        </w:tblCellMar>
        <w:tblLook w:val="04A0" w:firstRow="1" w:lastRow="0" w:firstColumn="1" w:lastColumn="0" w:noHBand="0" w:noVBand="1"/>
      </w:tblPr>
      <w:tblGrid>
        <w:gridCol w:w="10622"/>
      </w:tblGrid>
      <w:tr w:rsidR="00341DDE" w14:paraId="2A980244" w14:textId="77777777" w:rsidTr="006A525F">
        <w:tc>
          <w:tcPr>
            <w:tcW w:w="5000" w:type="pct"/>
            <w:shd w:val="clear" w:color="auto" w:fill="auto"/>
          </w:tcPr>
          <w:tbl>
            <w:tblPr>
              <w:tblW w:w="5000" w:type="pct"/>
              <w:tblCellMar>
                <w:top w:w="85" w:type="dxa"/>
                <w:left w:w="57" w:type="dxa"/>
                <w:bottom w:w="40" w:type="dxa"/>
                <w:right w:w="57" w:type="dxa"/>
              </w:tblCellMar>
              <w:tblLook w:val="04A0" w:firstRow="1" w:lastRow="0" w:firstColumn="1" w:lastColumn="0" w:noHBand="0" w:noVBand="1"/>
            </w:tblPr>
            <w:tblGrid>
              <w:gridCol w:w="7435"/>
              <w:gridCol w:w="3187"/>
            </w:tblGrid>
            <w:tr w:rsidR="00341DDE" w14:paraId="3D34C889" w14:textId="77777777" w:rsidTr="006A525F">
              <w:trPr>
                <w:trHeight w:val="200"/>
              </w:trPr>
              <w:tc>
                <w:tcPr>
                  <w:tcW w:w="3500" w:type="pct"/>
                  <w:shd w:val="clear" w:color="auto" w:fill="F2F2F2"/>
                </w:tcPr>
                <w:p w14:paraId="4D4FB7C0" w14:textId="77777777" w:rsidR="00341DDE" w:rsidRPr="00F925D1" w:rsidRDefault="00341DDE" w:rsidP="006A525F">
                  <w:pPr>
                    <w:keepNext/>
                    <w:keepLines/>
                    <w:rPr>
                      <w:rFonts w:cs="Arial"/>
                      <w:b/>
                      <w:sz w:val="18"/>
                      <w:szCs w:val="18"/>
                      <w:lang w:val="en-US" w:eastAsia="en-US"/>
                    </w:rPr>
                  </w:pPr>
                  <w:r w:rsidRPr="00F925D1">
                    <w:rPr>
                      <w:rFonts w:cs="Arial"/>
                      <w:b/>
                      <w:sz w:val="18"/>
                      <w:szCs w:val="18"/>
                      <w:lang w:val="en-US" w:eastAsia="en-US"/>
                    </w:rPr>
                    <w:t>Q009 - SSEM2: Post Office</w:t>
                  </w:r>
                </w:p>
              </w:tc>
              <w:tc>
                <w:tcPr>
                  <w:tcW w:w="1500" w:type="pct"/>
                  <w:shd w:val="clear" w:color="auto" w:fill="A6A6A6"/>
                </w:tcPr>
                <w:p w14:paraId="06491845" w14:textId="77777777" w:rsidR="00341DDE" w:rsidRPr="00F925D1" w:rsidRDefault="00341DDE" w:rsidP="006A525F">
                  <w:pPr>
                    <w:keepNext/>
                    <w:keepLines/>
                    <w:rPr>
                      <w:rFonts w:cs="Arial"/>
                      <w:b/>
                      <w:sz w:val="18"/>
                      <w:szCs w:val="18"/>
                      <w:lang w:val="en-US" w:eastAsia="en-US"/>
                    </w:rPr>
                  </w:pPr>
                  <w:r w:rsidRPr="00F925D1">
                    <w:rPr>
                      <w:rFonts w:cs="Arial"/>
                      <w:b/>
                      <w:sz w:val="18"/>
                      <w:szCs w:val="18"/>
                      <w:lang w:val="en-US" w:eastAsia="en-US"/>
                    </w:rPr>
                    <w:t>Single coded</w:t>
                  </w:r>
                </w:p>
              </w:tc>
            </w:tr>
          </w:tbl>
          <w:p w14:paraId="2CFE15D3" w14:textId="77777777" w:rsidR="00341DDE" w:rsidRPr="00F925D1" w:rsidRDefault="00341DDE" w:rsidP="006A525F">
            <w:pPr>
              <w:keepNext/>
              <w:keepLines/>
              <w:rPr>
                <w:rFonts w:cs="Arial"/>
                <w:sz w:val="18"/>
                <w:szCs w:val="18"/>
                <w:lang w:val="en-US" w:eastAsia="en-US"/>
              </w:rPr>
            </w:pPr>
          </w:p>
        </w:tc>
      </w:tr>
      <w:tr w:rsidR="00341DDE" w14:paraId="50BE042D" w14:textId="77777777" w:rsidTr="006A525F">
        <w:tc>
          <w:tcPr>
            <w:tcW w:w="5000" w:type="pct"/>
            <w:shd w:val="clear" w:color="auto" w:fill="auto"/>
          </w:tcPr>
          <w:tbl>
            <w:tblPr>
              <w:tblW w:w="5000" w:type="pct"/>
              <w:tblCellMar>
                <w:top w:w="85" w:type="dxa"/>
                <w:left w:w="57" w:type="dxa"/>
                <w:bottom w:w="40" w:type="dxa"/>
                <w:right w:w="57" w:type="dxa"/>
              </w:tblCellMar>
              <w:tblLook w:val="04A0" w:firstRow="1" w:lastRow="0" w:firstColumn="1" w:lastColumn="0" w:noHBand="0" w:noVBand="1"/>
            </w:tblPr>
            <w:tblGrid>
              <w:gridCol w:w="10622"/>
            </w:tblGrid>
            <w:tr w:rsidR="00341DDE" w14:paraId="03D05CB4" w14:textId="77777777" w:rsidTr="006A525F">
              <w:trPr>
                <w:trHeight w:val="200"/>
              </w:trPr>
              <w:tc>
                <w:tcPr>
                  <w:tcW w:w="5000" w:type="pct"/>
                  <w:shd w:val="clear" w:color="auto" w:fill="auto"/>
                </w:tcPr>
                <w:p w14:paraId="249BB08A" w14:textId="77777777" w:rsidR="00341DDE" w:rsidRPr="00F925D1" w:rsidRDefault="00341DDE" w:rsidP="006A525F">
                  <w:pPr>
                    <w:keepNext/>
                    <w:keepLines/>
                    <w:rPr>
                      <w:rFonts w:cs="Arial"/>
                      <w:b/>
                      <w:sz w:val="18"/>
                      <w:szCs w:val="18"/>
                      <w:u w:val="single"/>
                      <w:lang w:val="en-US" w:eastAsia="en-US"/>
                    </w:rPr>
                  </w:pPr>
                  <w:r w:rsidRPr="00F925D1">
                    <w:rPr>
                      <w:rFonts w:cs="Arial"/>
                      <w:b/>
                      <w:sz w:val="18"/>
                      <w:szCs w:val="18"/>
                      <w:u w:val="single"/>
                      <w:lang w:val="en-US" w:eastAsia="en-US"/>
                    </w:rPr>
                    <w:t>Not back | Text</w:t>
                  </w:r>
                </w:p>
              </w:tc>
            </w:tr>
          </w:tbl>
          <w:p w14:paraId="6B810C33" w14:textId="77777777" w:rsidR="00341DDE" w:rsidRPr="00F925D1" w:rsidRDefault="00341DDE" w:rsidP="006A525F">
            <w:pPr>
              <w:keepNext/>
              <w:keepLines/>
              <w:rPr>
                <w:rFonts w:cs="Arial"/>
                <w:sz w:val="18"/>
                <w:szCs w:val="18"/>
                <w:lang w:val="en-US" w:eastAsia="en-US"/>
              </w:rPr>
            </w:pPr>
          </w:p>
        </w:tc>
      </w:tr>
      <w:tr w:rsidR="00341DDE" w14:paraId="2ED1278B" w14:textId="77777777" w:rsidTr="006A525F">
        <w:tc>
          <w:tcPr>
            <w:tcW w:w="5000" w:type="pct"/>
            <w:shd w:val="clear" w:color="auto" w:fill="auto"/>
          </w:tcPr>
          <w:p w14:paraId="3E932A79" w14:textId="77777777" w:rsidR="00341DDE" w:rsidRPr="00F925D1" w:rsidRDefault="00341DDE" w:rsidP="006A525F">
            <w:pPr>
              <w:keepNext/>
              <w:keepLines/>
              <w:rPr>
                <w:rFonts w:cs="Arial"/>
                <w:sz w:val="18"/>
                <w:szCs w:val="18"/>
                <w:lang w:val="en-US" w:eastAsia="en-US"/>
              </w:rPr>
            </w:pPr>
          </w:p>
        </w:tc>
      </w:tr>
      <w:tr w:rsidR="00341DDE" w14:paraId="17EAF9A8" w14:textId="77777777" w:rsidTr="006A525F">
        <w:tc>
          <w:tcPr>
            <w:tcW w:w="5000" w:type="pct"/>
            <w:shd w:val="clear" w:color="auto" w:fill="auto"/>
          </w:tcPr>
          <w:tbl>
            <w:tblPr>
              <w:tblW w:w="5000" w:type="pct"/>
              <w:tblCellMar>
                <w:top w:w="85" w:type="dxa"/>
                <w:left w:w="57" w:type="dxa"/>
                <w:bottom w:w="40" w:type="dxa"/>
                <w:right w:w="57" w:type="dxa"/>
              </w:tblCellMar>
              <w:tblLook w:val="04A0" w:firstRow="1" w:lastRow="0" w:firstColumn="1" w:lastColumn="0" w:noHBand="0" w:noVBand="1"/>
            </w:tblPr>
            <w:tblGrid>
              <w:gridCol w:w="10622"/>
            </w:tblGrid>
            <w:tr w:rsidR="00341DDE" w14:paraId="3A40D485" w14:textId="77777777" w:rsidTr="006A525F">
              <w:trPr>
                <w:trHeight w:val="200"/>
              </w:trPr>
              <w:tc>
                <w:tcPr>
                  <w:tcW w:w="5000" w:type="pct"/>
                  <w:shd w:val="clear" w:color="auto" w:fill="auto"/>
                </w:tcPr>
                <w:p w14:paraId="28E6D331" w14:textId="77777777" w:rsidR="00341DDE" w:rsidRPr="00F925D1" w:rsidRDefault="00341DDE" w:rsidP="006A525F">
                  <w:pPr>
                    <w:keepNext/>
                    <w:keepLines/>
                    <w:rPr>
                      <w:rFonts w:cs="Arial"/>
                      <w:sz w:val="18"/>
                      <w:szCs w:val="18"/>
                      <w:lang w:val="en-US" w:eastAsia="en-US"/>
                    </w:rPr>
                  </w:pPr>
                  <w:r w:rsidRPr="00F925D1">
                    <w:rPr>
                      <w:rFonts w:cs="Arial"/>
                      <w:sz w:val="18"/>
                      <w:szCs w:val="18"/>
                      <w:lang w:val="en-US" w:eastAsia="en-US"/>
                    </w:rPr>
                    <w:t>Do you have a post office near where you live?</w:t>
                  </w:r>
                </w:p>
              </w:tc>
            </w:tr>
          </w:tbl>
          <w:p w14:paraId="6425C45C" w14:textId="77777777" w:rsidR="00341DDE" w:rsidRPr="00F925D1" w:rsidRDefault="00341DDE" w:rsidP="006A525F">
            <w:pPr>
              <w:keepNext/>
              <w:keepLines/>
              <w:rPr>
                <w:rFonts w:cs="Arial"/>
                <w:sz w:val="18"/>
                <w:szCs w:val="18"/>
                <w:lang w:val="en-US" w:eastAsia="en-US"/>
              </w:rPr>
            </w:pPr>
          </w:p>
        </w:tc>
      </w:tr>
      <w:tr w:rsidR="00341DDE" w14:paraId="57EC27C4" w14:textId="77777777" w:rsidTr="006A525F">
        <w:tc>
          <w:tcPr>
            <w:tcW w:w="5000" w:type="pct"/>
            <w:shd w:val="clear" w:color="auto" w:fill="auto"/>
          </w:tcPr>
          <w:tbl>
            <w:tblPr>
              <w:tblW w:w="5000" w:type="pct"/>
              <w:tblCellMar>
                <w:top w:w="85" w:type="dxa"/>
                <w:left w:w="57" w:type="dxa"/>
                <w:bottom w:w="40" w:type="dxa"/>
                <w:right w:w="57" w:type="dxa"/>
              </w:tblCellMar>
              <w:tblLook w:val="04A0" w:firstRow="1" w:lastRow="0" w:firstColumn="1" w:lastColumn="0" w:noHBand="0" w:noVBand="1"/>
            </w:tblPr>
            <w:tblGrid>
              <w:gridCol w:w="10622"/>
            </w:tblGrid>
            <w:tr w:rsidR="00341DDE" w14:paraId="2060E34C" w14:textId="77777777" w:rsidTr="006A525F">
              <w:trPr>
                <w:trHeight w:val="200"/>
              </w:trPr>
              <w:tc>
                <w:tcPr>
                  <w:tcW w:w="5000" w:type="pct"/>
                  <w:shd w:val="clear" w:color="auto" w:fill="auto"/>
                </w:tcPr>
                <w:p w14:paraId="2C785BA7" w14:textId="77777777" w:rsidR="00341DDE" w:rsidRPr="00F925D1" w:rsidRDefault="00341DDE" w:rsidP="006A525F">
                  <w:pPr>
                    <w:keepNext/>
                    <w:keepLines/>
                    <w:rPr>
                      <w:rFonts w:cs="Arial"/>
                      <w:b/>
                      <w:sz w:val="18"/>
                      <w:szCs w:val="18"/>
                      <w:u w:val="single"/>
                      <w:lang w:val="en-US" w:eastAsia="en-US"/>
                    </w:rPr>
                  </w:pPr>
                  <w:r w:rsidRPr="00F925D1">
                    <w:rPr>
                      <w:rFonts w:cs="Arial"/>
                      <w:b/>
                      <w:sz w:val="18"/>
                      <w:szCs w:val="18"/>
                      <w:u w:val="single"/>
                      <w:lang w:val="en-US" w:eastAsia="en-US"/>
                    </w:rPr>
                    <w:t>Normal</w:t>
                  </w:r>
                </w:p>
              </w:tc>
            </w:tr>
          </w:tbl>
          <w:p w14:paraId="3FFC94FB" w14:textId="77777777" w:rsidR="00341DDE" w:rsidRPr="00F925D1" w:rsidRDefault="00341DDE" w:rsidP="006A525F">
            <w:pPr>
              <w:keepNext/>
              <w:keepLines/>
              <w:rPr>
                <w:rFonts w:cs="Arial"/>
                <w:sz w:val="18"/>
                <w:szCs w:val="18"/>
                <w:lang w:val="en-US" w:eastAsia="en-US"/>
              </w:rPr>
            </w:pPr>
          </w:p>
        </w:tc>
      </w:tr>
      <w:tr w:rsidR="00341DDE" w14:paraId="7B8E1112" w14:textId="77777777" w:rsidTr="006A525F">
        <w:tc>
          <w:tcPr>
            <w:tcW w:w="5000" w:type="pct"/>
            <w:shd w:val="clear" w:color="auto" w:fill="auto"/>
          </w:tcPr>
          <w:tbl>
            <w:tblPr>
              <w:tblW w:w="5000" w:type="pct"/>
              <w:tblCellMar>
                <w:top w:w="28" w:type="dxa"/>
                <w:left w:w="57" w:type="dxa"/>
                <w:bottom w:w="40" w:type="dxa"/>
                <w:right w:w="57" w:type="dxa"/>
              </w:tblCellMar>
              <w:tblLook w:val="04A0" w:firstRow="1" w:lastRow="0" w:firstColumn="1" w:lastColumn="0" w:noHBand="0" w:noVBand="1"/>
            </w:tblPr>
            <w:tblGrid>
              <w:gridCol w:w="759"/>
              <w:gridCol w:w="759"/>
              <w:gridCol w:w="1518"/>
              <w:gridCol w:w="7586"/>
            </w:tblGrid>
            <w:tr w:rsidR="00341DDE" w14:paraId="33D1D69B" w14:textId="77777777" w:rsidTr="006A525F">
              <w:trPr>
                <w:trHeight w:val="200"/>
              </w:trPr>
              <w:tc>
                <w:tcPr>
                  <w:tcW w:w="250" w:type="pct"/>
                  <w:shd w:val="clear" w:color="auto" w:fill="F2F2F2"/>
                </w:tcPr>
                <w:p w14:paraId="19BE6817" w14:textId="77777777" w:rsidR="00341DDE" w:rsidRPr="00F925D1" w:rsidRDefault="00341DDE" w:rsidP="006A525F">
                  <w:pPr>
                    <w:keepNext/>
                    <w:keepLines/>
                    <w:rPr>
                      <w:rFonts w:cs="Arial"/>
                      <w:sz w:val="18"/>
                      <w:szCs w:val="18"/>
                      <w:lang w:val="en-US" w:eastAsia="en-US"/>
                    </w:rPr>
                  </w:pPr>
                  <w:r w:rsidRPr="00F925D1">
                    <w:rPr>
                      <w:rFonts w:cs="Arial"/>
                      <w:sz w:val="18"/>
                      <w:szCs w:val="18"/>
                      <w:lang w:val="en-US" w:eastAsia="en-US"/>
                    </w:rPr>
                    <w:t>1</w:t>
                  </w:r>
                </w:p>
              </w:tc>
              <w:tc>
                <w:tcPr>
                  <w:tcW w:w="250" w:type="pct"/>
                  <w:shd w:val="clear" w:color="auto" w:fill="F2F2F2"/>
                </w:tcPr>
                <w:p w14:paraId="38AC04AF" w14:textId="2ADB726F" w:rsidR="00341DDE" w:rsidRPr="00F925D1" w:rsidRDefault="00F25408" w:rsidP="006A525F">
                  <w:pPr>
                    <w:keepNext/>
                    <w:keepLines/>
                    <w:rPr>
                      <w:rFonts w:cs="Arial"/>
                      <w:sz w:val="18"/>
                      <w:szCs w:val="18"/>
                      <w:lang w:val="en-US" w:eastAsia="en-US"/>
                    </w:rPr>
                  </w:pPr>
                  <w:r>
                    <w:rPr>
                      <w:noProof/>
                    </w:rPr>
                    <w:drawing>
                      <wp:inline distT="0" distB="0" distL="0" distR="0" wp14:anchorId="130B1DA3" wp14:editId="65BD510E">
                        <wp:extent cx="152400" cy="152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341DDE" w:rsidRPr="00F925D1">
                    <w:rPr>
                      <w:rFonts w:cs="Arial"/>
                      <w:sz w:val="18"/>
                      <w:szCs w:val="18"/>
                      <w:lang w:val="en-US" w:eastAsia="en-US"/>
                    </w:rPr>
                    <w:t xml:space="preserve"> </w:t>
                  </w:r>
                </w:p>
              </w:tc>
              <w:tc>
                <w:tcPr>
                  <w:tcW w:w="500" w:type="pct"/>
                  <w:shd w:val="clear" w:color="auto" w:fill="F2F2F2"/>
                </w:tcPr>
                <w:p w14:paraId="3A3C8E9B" w14:textId="77777777" w:rsidR="00341DDE" w:rsidRPr="00F925D1" w:rsidRDefault="00341DDE" w:rsidP="006A525F">
                  <w:pPr>
                    <w:keepNext/>
                    <w:keepLines/>
                    <w:rPr>
                      <w:rFonts w:cs="Arial"/>
                      <w:sz w:val="18"/>
                      <w:szCs w:val="18"/>
                      <w:lang w:val="en-US" w:eastAsia="en-US"/>
                    </w:rPr>
                  </w:pPr>
                  <w:r w:rsidRPr="00F925D1">
                    <w:rPr>
                      <w:rFonts w:cs="Arial"/>
                      <w:sz w:val="18"/>
                      <w:szCs w:val="18"/>
                      <w:lang w:val="en-US" w:eastAsia="en-US"/>
                    </w:rPr>
                    <w:t>[_1]</w:t>
                  </w:r>
                </w:p>
              </w:tc>
              <w:tc>
                <w:tcPr>
                  <w:tcW w:w="2500" w:type="pct"/>
                  <w:shd w:val="clear" w:color="auto" w:fill="F2F2F2"/>
                </w:tcPr>
                <w:p w14:paraId="4037B2C4" w14:textId="77777777" w:rsidR="00341DDE" w:rsidRPr="00F925D1" w:rsidRDefault="00341DDE" w:rsidP="006A525F">
                  <w:pPr>
                    <w:keepNext/>
                    <w:keepLines/>
                    <w:rPr>
                      <w:rFonts w:cs="Arial"/>
                      <w:sz w:val="18"/>
                      <w:szCs w:val="18"/>
                      <w:lang w:val="en-US" w:eastAsia="en-US"/>
                    </w:rPr>
                  </w:pPr>
                  <w:r w:rsidRPr="00F925D1">
                    <w:rPr>
                      <w:rFonts w:cs="Arial"/>
                      <w:sz w:val="18"/>
                      <w:szCs w:val="18"/>
                      <w:lang w:val="en-US" w:eastAsia="en-US"/>
                    </w:rPr>
                    <w:t>Yes</w:t>
                  </w:r>
                </w:p>
              </w:tc>
            </w:tr>
            <w:tr w:rsidR="00341DDE" w14:paraId="2391D7B9" w14:textId="77777777" w:rsidTr="006A525F">
              <w:trPr>
                <w:trHeight w:val="200"/>
              </w:trPr>
              <w:tc>
                <w:tcPr>
                  <w:tcW w:w="250" w:type="pct"/>
                  <w:shd w:val="clear" w:color="auto" w:fill="F2F2F2"/>
                </w:tcPr>
                <w:p w14:paraId="1422C424" w14:textId="77777777" w:rsidR="00341DDE" w:rsidRPr="00F925D1" w:rsidRDefault="00341DDE" w:rsidP="006A525F">
                  <w:pPr>
                    <w:keepNext/>
                    <w:keepLines/>
                    <w:rPr>
                      <w:rFonts w:cs="Arial"/>
                      <w:sz w:val="18"/>
                      <w:szCs w:val="18"/>
                      <w:lang w:val="en-US" w:eastAsia="en-US"/>
                    </w:rPr>
                  </w:pPr>
                  <w:r w:rsidRPr="00F925D1">
                    <w:rPr>
                      <w:rFonts w:cs="Arial"/>
                      <w:sz w:val="18"/>
                      <w:szCs w:val="18"/>
                      <w:lang w:val="en-US" w:eastAsia="en-US"/>
                    </w:rPr>
                    <w:t>2</w:t>
                  </w:r>
                </w:p>
              </w:tc>
              <w:tc>
                <w:tcPr>
                  <w:tcW w:w="250" w:type="pct"/>
                  <w:shd w:val="clear" w:color="auto" w:fill="F2F2F2"/>
                </w:tcPr>
                <w:p w14:paraId="14CB45AA" w14:textId="24F68D29" w:rsidR="00341DDE" w:rsidRPr="00F925D1" w:rsidRDefault="00F25408" w:rsidP="006A525F">
                  <w:pPr>
                    <w:keepNext/>
                    <w:keepLines/>
                    <w:rPr>
                      <w:rFonts w:cs="Arial"/>
                      <w:sz w:val="18"/>
                      <w:szCs w:val="18"/>
                      <w:lang w:val="en-US" w:eastAsia="en-US"/>
                    </w:rPr>
                  </w:pPr>
                  <w:r>
                    <w:rPr>
                      <w:noProof/>
                    </w:rPr>
                    <w:drawing>
                      <wp:inline distT="0" distB="0" distL="0" distR="0" wp14:anchorId="2C7CC378" wp14:editId="703E66B1">
                        <wp:extent cx="152400" cy="152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341DDE" w:rsidRPr="00F925D1">
                    <w:rPr>
                      <w:rFonts w:cs="Arial"/>
                      <w:sz w:val="18"/>
                      <w:szCs w:val="18"/>
                      <w:lang w:val="en-US" w:eastAsia="en-US"/>
                    </w:rPr>
                    <w:t xml:space="preserve"> </w:t>
                  </w:r>
                </w:p>
              </w:tc>
              <w:tc>
                <w:tcPr>
                  <w:tcW w:w="500" w:type="pct"/>
                  <w:shd w:val="clear" w:color="auto" w:fill="F2F2F2"/>
                </w:tcPr>
                <w:p w14:paraId="553C4128" w14:textId="77777777" w:rsidR="00341DDE" w:rsidRPr="00F925D1" w:rsidRDefault="00341DDE" w:rsidP="006A525F">
                  <w:pPr>
                    <w:keepNext/>
                    <w:keepLines/>
                    <w:rPr>
                      <w:rFonts w:cs="Arial"/>
                      <w:sz w:val="18"/>
                      <w:szCs w:val="18"/>
                      <w:lang w:val="en-US" w:eastAsia="en-US"/>
                    </w:rPr>
                  </w:pPr>
                  <w:r w:rsidRPr="00F925D1">
                    <w:rPr>
                      <w:rFonts w:cs="Arial"/>
                      <w:sz w:val="18"/>
                      <w:szCs w:val="18"/>
                      <w:lang w:val="en-US" w:eastAsia="en-US"/>
                    </w:rPr>
                    <w:t>[_2]</w:t>
                  </w:r>
                </w:p>
              </w:tc>
              <w:tc>
                <w:tcPr>
                  <w:tcW w:w="2500" w:type="pct"/>
                  <w:shd w:val="clear" w:color="auto" w:fill="F2F2F2"/>
                </w:tcPr>
                <w:p w14:paraId="039C706E" w14:textId="77777777" w:rsidR="00341DDE" w:rsidRPr="00F925D1" w:rsidRDefault="00341DDE" w:rsidP="006A525F">
                  <w:pPr>
                    <w:keepNext/>
                    <w:keepLines/>
                    <w:rPr>
                      <w:rFonts w:cs="Arial"/>
                      <w:sz w:val="18"/>
                      <w:szCs w:val="18"/>
                      <w:lang w:val="en-US" w:eastAsia="en-US"/>
                    </w:rPr>
                  </w:pPr>
                  <w:r w:rsidRPr="00F925D1">
                    <w:rPr>
                      <w:rFonts w:cs="Arial"/>
                      <w:sz w:val="18"/>
                      <w:szCs w:val="18"/>
                      <w:lang w:val="en-US" w:eastAsia="en-US"/>
                    </w:rPr>
                    <w:t>No</w:t>
                  </w:r>
                </w:p>
              </w:tc>
            </w:tr>
          </w:tbl>
          <w:p w14:paraId="2D0D8AAE" w14:textId="77777777" w:rsidR="00341DDE" w:rsidRPr="00F925D1" w:rsidRDefault="00341DDE" w:rsidP="006A525F">
            <w:pPr>
              <w:keepNext/>
              <w:keepLines/>
              <w:rPr>
                <w:rFonts w:cs="Arial"/>
                <w:sz w:val="18"/>
                <w:szCs w:val="18"/>
                <w:lang w:val="en-US" w:eastAsia="en-US"/>
              </w:rPr>
            </w:pPr>
          </w:p>
        </w:tc>
      </w:tr>
    </w:tbl>
    <w:p w14:paraId="1431D3E8" w14:textId="77777777" w:rsidR="00341DDE" w:rsidRPr="006B11F6" w:rsidRDefault="00341DDE" w:rsidP="00341DDE"/>
    <w:tbl>
      <w:tblPr>
        <w:tblW w:w="5000" w:type="pct"/>
        <w:tblCellMar>
          <w:left w:w="0" w:type="dxa"/>
          <w:right w:w="0" w:type="dxa"/>
        </w:tblCellMar>
        <w:tblLook w:val="04A0" w:firstRow="1" w:lastRow="0" w:firstColumn="1" w:lastColumn="0" w:noHBand="0" w:noVBand="1"/>
      </w:tblPr>
      <w:tblGrid>
        <w:gridCol w:w="10622"/>
      </w:tblGrid>
      <w:tr w:rsidR="00341DDE" w14:paraId="587F2C0E" w14:textId="77777777" w:rsidTr="006A525F">
        <w:tc>
          <w:tcPr>
            <w:tcW w:w="5000" w:type="pct"/>
            <w:shd w:val="clear" w:color="auto" w:fill="auto"/>
          </w:tcPr>
          <w:tbl>
            <w:tblPr>
              <w:tblW w:w="5000" w:type="pct"/>
              <w:tblCellMar>
                <w:top w:w="85" w:type="dxa"/>
                <w:left w:w="57" w:type="dxa"/>
                <w:bottom w:w="40" w:type="dxa"/>
                <w:right w:w="57" w:type="dxa"/>
              </w:tblCellMar>
              <w:tblLook w:val="04A0" w:firstRow="1" w:lastRow="0" w:firstColumn="1" w:lastColumn="0" w:noHBand="0" w:noVBand="1"/>
            </w:tblPr>
            <w:tblGrid>
              <w:gridCol w:w="7435"/>
              <w:gridCol w:w="3187"/>
            </w:tblGrid>
            <w:tr w:rsidR="00341DDE" w14:paraId="68B9F42A" w14:textId="77777777" w:rsidTr="006A525F">
              <w:trPr>
                <w:trHeight w:val="200"/>
              </w:trPr>
              <w:tc>
                <w:tcPr>
                  <w:tcW w:w="3500" w:type="pct"/>
                  <w:shd w:val="clear" w:color="auto" w:fill="F2F2F2"/>
                </w:tcPr>
                <w:p w14:paraId="569B2234" w14:textId="77777777" w:rsidR="00341DDE" w:rsidRPr="00F925D1" w:rsidRDefault="00341DDE" w:rsidP="006A525F">
                  <w:pPr>
                    <w:keepNext/>
                    <w:keepLines/>
                    <w:rPr>
                      <w:rFonts w:cs="Arial"/>
                      <w:b/>
                      <w:sz w:val="18"/>
                      <w:szCs w:val="18"/>
                      <w:lang w:val="en-US" w:eastAsia="en-US"/>
                    </w:rPr>
                  </w:pPr>
                  <w:r w:rsidRPr="00F925D1">
                    <w:rPr>
                      <w:rFonts w:cs="Arial"/>
                      <w:b/>
                      <w:sz w:val="18"/>
                      <w:szCs w:val="18"/>
                      <w:lang w:val="en-US" w:eastAsia="en-US"/>
                    </w:rPr>
                    <w:t>Q010 - SSEM_OUTPUT5: 5 Supergroup SEM output</w:t>
                  </w:r>
                </w:p>
              </w:tc>
              <w:tc>
                <w:tcPr>
                  <w:tcW w:w="1500" w:type="pct"/>
                  <w:shd w:val="clear" w:color="auto" w:fill="A6A6A6"/>
                </w:tcPr>
                <w:p w14:paraId="187C0434" w14:textId="77777777" w:rsidR="00341DDE" w:rsidRPr="00F925D1" w:rsidRDefault="00341DDE" w:rsidP="006A525F">
                  <w:pPr>
                    <w:keepNext/>
                    <w:keepLines/>
                    <w:rPr>
                      <w:rFonts w:cs="Arial"/>
                      <w:b/>
                      <w:sz w:val="18"/>
                      <w:szCs w:val="18"/>
                      <w:lang w:val="en-US" w:eastAsia="en-US"/>
                    </w:rPr>
                  </w:pPr>
                  <w:r w:rsidRPr="00F925D1">
                    <w:rPr>
                      <w:rFonts w:cs="Arial"/>
                      <w:b/>
                      <w:sz w:val="18"/>
                      <w:szCs w:val="18"/>
                      <w:lang w:val="en-US" w:eastAsia="en-US"/>
                    </w:rPr>
                    <w:t>Single coded</w:t>
                  </w:r>
                </w:p>
              </w:tc>
            </w:tr>
          </w:tbl>
          <w:p w14:paraId="40D8CEB7" w14:textId="77777777" w:rsidR="00341DDE" w:rsidRPr="00F925D1" w:rsidRDefault="00341DDE" w:rsidP="006A525F">
            <w:pPr>
              <w:keepNext/>
              <w:keepLines/>
              <w:rPr>
                <w:rFonts w:cs="Arial"/>
                <w:sz w:val="18"/>
                <w:szCs w:val="18"/>
                <w:lang w:val="en-US" w:eastAsia="en-US"/>
              </w:rPr>
            </w:pPr>
          </w:p>
        </w:tc>
      </w:tr>
      <w:tr w:rsidR="00341DDE" w14:paraId="57B01722" w14:textId="77777777" w:rsidTr="006A525F">
        <w:tc>
          <w:tcPr>
            <w:tcW w:w="5000" w:type="pct"/>
            <w:shd w:val="clear" w:color="auto" w:fill="auto"/>
          </w:tcPr>
          <w:tbl>
            <w:tblPr>
              <w:tblW w:w="5000" w:type="pct"/>
              <w:tblCellMar>
                <w:top w:w="85" w:type="dxa"/>
                <w:left w:w="57" w:type="dxa"/>
                <w:bottom w:w="40" w:type="dxa"/>
                <w:right w:w="57" w:type="dxa"/>
              </w:tblCellMar>
              <w:tblLook w:val="04A0" w:firstRow="1" w:lastRow="0" w:firstColumn="1" w:lastColumn="0" w:noHBand="0" w:noVBand="1"/>
            </w:tblPr>
            <w:tblGrid>
              <w:gridCol w:w="10622"/>
            </w:tblGrid>
            <w:tr w:rsidR="00341DDE" w14:paraId="5A7B304B" w14:textId="77777777" w:rsidTr="006A525F">
              <w:trPr>
                <w:trHeight w:val="200"/>
              </w:trPr>
              <w:tc>
                <w:tcPr>
                  <w:tcW w:w="5000" w:type="pct"/>
                  <w:shd w:val="clear" w:color="auto" w:fill="auto"/>
                </w:tcPr>
                <w:p w14:paraId="21C9EC4E" w14:textId="77777777" w:rsidR="00341DDE" w:rsidRPr="00F925D1" w:rsidRDefault="00341DDE" w:rsidP="006A525F">
                  <w:pPr>
                    <w:keepNext/>
                    <w:keepLines/>
                    <w:rPr>
                      <w:rFonts w:cs="Arial"/>
                      <w:b/>
                      <w:sz w:val="18"/>
                      <w:szCs w:val="18"/>
                      <w:u w:val="single"/>
                      <w:lang w:val="en-US" w:eastAsia="en-US"/>
                    </w:rPr>
                  </w:pPr>
                  <w:r w:rsidRPr="00F925D1">
                    <w:rPr>
                      <w:rFonts w:cs="Arial"/>
                      <w:b/>
                      <w:sz w:val="18"/>
                      <w:szCs w:val="18"/>
                      <w:u w:val="single"/>
                      <w:lang w:val="en-US" w:eastAsia="en-US"/>
                    </w:rPr>
                    <w:t>Not back | Dummy</w:t>
                  </w:r>
                </w:p>
              </w:tc>
            </w:tr>
          </w:tbl>
          <w:p w14:paraId="42F8A3C8" w14:textId="77777777" w:rsidR="00341DDE" w:rsidRPr="00F925D1" w:rsidRDefault="00341DDE" w:rsidP="006A525F">
            <w:pPr>
              <w:keepNext/>
              <w:keepLines/>
              <w:rPr>
                <w:rFonts w:cs="Arial"/>
                <w:sz w:val="18"/>
                <w:szCs w:val="18"/>
                <w:lang w:val="en-US" w:eastAsia="en-US"/>
              </w:rPr>
            </w:pPr>
          </w:p>
        </w:tc>
      </w:tr>
      <w:tr w:rsidR="00341DDE" w14:paraId="1897458B" w14:textId="77777777" w:rsidTr="006A525F">
        <w:tc>
          <w:tcPr>
            <w:tcW w:w="5000" w:type="pct"/>
            <w:shd w:val="clear" w:color="auto" w:fill="auto"/>
          </w:tcPr>
          <w:tbl>
            <w:tblPr>
              <w:tblW w:w="5000" w:type="pct"/>
              <w:tblCellMar>
                <w:top w:w="85" w:type="dxa"/>
                <w:left w:w="57" w:type="dxa"/>
                <w:bottom w:w="40" w:type="dxa"/>
                <w:right w:w="57" w:type="dxa"/>
              </w:tblCellMar>
              <w:tblLook w:val="04A0" w:firstRow="1" w:lastRow="0" w:firstColumn="1" w:lastColumn="0" w:noHBand="0" w:noVBand="1"/>
            </w:tblPr>
            <w:tblGrid>
              <w:gridCol w:w="10622"/>
            </w:tblGrid>
            <w:tr w:rsidR="00341DDE" w14:paraId="1CDF0CB1" w14:textId="77777777" w:rsidTr="006A525F">
              <w:trPr>
                <w:trHeight w:val="200"/>
              </w:trPr>
              <w:tc>
                <w:tcPr>
                  <w:tcW w:w="5000" w:type="pct"/>
                  <w:shd w:val="clear" w:color="auto" w:fill="auto"/>
                </w:tcPr>
                <w:p w14:paraId="19744746" w14:textId="77777777" w:rsidR="00341DDE" w:rsidRPr="00F925D1" w:rsidRDefault="00341DDE" w:rsidP="006A525F">
                  <w:pPr>
                    <w:keepNext/>
                    <w:keepLines/>
                    <w:rPr>
                      <w:rFonts w:cs="Arial"/>
                      <w:sz w:val="18"/>
                      <w:szCs w:val="18"/>
                      <w:lang w:val="en-US" w:eastAsia="en-US"/>
                    </w:rPr>
                  </w:pPr>
                  <w:r w:rsidRPr="00F925D1">
                    <w:rPr>
                      <w:rFonts w:cs="Arial"/>
                      <w:sz w:val="18"/>
                      <w:szCs w:val="18"/>
                      <w:lang w:val="en-US" w:eastAsia="en-US"/>
                    </w:rPr>
                    <w:t>The script will ensure that this output is auto-filled based on Slick-SEM-5 segmentation rules</w:t>
                  </w:r>
                </w:p>
              </w:tc>
            </w:tr>
          </w:tbl>
          <w:p w14:paraId="33F6A7FC" w14:textId="77777777" w:rsidR="00341DDE" w:rsidRPr="00F925D1" w:rsidRDefault="00341DDE" w:rsidP="006A525F">
            <w:pPr>
              <w:keepNext/>
              <w:keepLines/>
              <w:rPr>
                <w:rFonts w:cs="Arial"/>
                <w:sz w:val="18"/>
                <w:szCs w:val="18"/>
                <w:lang w:val="en-US" w:eastAsia="en-US"/>
              </w:rPr>
            </w:pPr>
          </w:p>
        </w:tc>
      </w:tr>
      <w:tr w:rsidR="00341DDE" w14:paraId="1BF92460" w14:textId="77777777" w:rsidTr="006A525F">
        <w:tc>
          <w:tcPr>
            <w:tcW w:w="5000" w:type="pct"/>
            <w:shd w:val="clear" w:color="auto" w:fill="auto"/>
          </w:tcPr>
          <w:tbl>
            <w:tblPr>
              <w:tblW w:w="5000" w:type="pct"/>
              <w:tblCellMar>
                <w:top w:w="85" w:type="dxa"/>
                <w:left w:w="57" w:type="dxa"/>
                <w:bottom w:w="40" w:type="dxa"/>
                <w:right w:w="57" w:type="dxa"/>
              </w:tblCellMar>
              <w:tblLook w:val="04A0" w:firstRow="1" w:lastRow="0" w:firstColumn="1" w:lastColumn="0" w:noHBand="0" w:noVBand="1"/>
            </w:tblPr>
            <w:tblGrid>
              <w:gridCol w:w="10622"/>
            </w:tblGrid>
            <w:tr w:rsidR="00341DDE" w14:paraId="6776C1C2" w14:textId="77777777" w:rsidTr="006A525F">
              <w:trPr>
                <w:trHeight w:val="200"/>
              </w:trPr>
              <w:tc>
                <w:tcPr>
                  <w:tcW w:w="5000" w:type="pct"/>
                  <w:shd w:val="clear" w:color="auto" w:fill="auto"/>
                </w:tcPr>
                <w:p w14:paraId="7E53948C" w14:textId="77777777" w:rsidR="00341DDE" w:rsidRPr="00F925D1" w:rsidRDefault="00341DDE" w:rsidP="006A525F">
                  <w:pPr>
                    <w:keepNext/>
                    <w:keepLines/>
                    <w:rPr>
                      <w:rFonts w:cs="Arial"/>
                      <w:b/>
                      <w:sz w:val="18"/>
                      <w:szCs w:val="18"/>
                      <w:u w:val="single"/>
                      <w:lang w:val="en-US" w:eastAsia="en-US"/>
                    </w:rPr>
                  </w:pPr>
                  <w:r w:rsidRPr="00F925D1">
                    <w:rPr>
                      <w:rFonts w:cs="Arial"/>
                      <w:b/>
                      <w:sz w:val="18"/>
                      <w:szCs w:val="18"/>
                      <w:u w:val="single"/>
                      <w:lang w:val="en-US" w:eastAsia="en-US"/>
                    </w:rPr>
                    <w:t>Normal</w:t>
                  </w:r>
                </w:p>
              </w:tc>
            </w:tr>
          </w:tbl>
          <w:p w14:paraId="51F415E7" w14:textId="77777777" w:rsidR="00341DDE" w:rsidRPr="00F925D1" w:rsidRDefault="00341DDE" w:rsidP="006A525F">
            <w:pPr>
              <w:keepNext/>
              <w:keepLines/>
              <w:rPr>
                <w:rFonts w:cs="Arial"/>
                <w:sz w:val="18"/>
                <w:szCs w:val="18"/>
                <w:lang w:val="en-US" w:eastAsia="en-US"/>
              </w:rPr>
            </w:pPr>
          </w:p>
        </w:tc>
      </w:tr>
      <w:tr w:rsidR="00341DDE" w14:paraId="20C67EBE" w14:textId="77777777" w:rsidTr="006A525F">
        <w:tc>
          <w:tcPr>
            <w:tcW w:w="5000" w:type="pct"/>
            <w:shd w:val="clear" w:color="auto" w:fill="auto"/>
          </w:tcPr>
          <w:tbl>
            <w:tblPr>
              <w:tblW w:w="5000" w:type="pct"/>
              <w:tblCellMar>
                <w:top w:w="28" w:type="dxa"/>
                <w:left w:w="57" w:type="dxa"/>
                <w:bottom w:w="40" w:type="dxa"/>
                <w:right w:w="57" w:type="dxa"/>
              </w:tblCellMar>
              <w:tblLook w:val="04A0" w:firstRow="1" w:lastRow="0" w:firstColumn="1" w:lastColumn="0" w:noHBand="0" w:noVBand="1"/>
            </w:tblPr>
            <w:tblGrid>
              <w:gridCol w:w="967"/>
              <w:gridCol w:w="9655"/>
            </w:tblGrid>
            <w:tr w:rsidR="00341DDE" w14:paraId="7C7CD6D1" w14:textId="77777777" w:rsidTr="006A525F">
              <w:trPr>
                <w:trHeight w:val="200"/>
              </w:trPr>
              <w:tc>
                <w:tcPr>
                  <w:tcW w:w="250" w:type="pct"/>
                  <w:shd w:val="clear" w:color="auto" w:fill="F2F2F2"/>
                </w:tcPr>
                <w:p w14:paraId="3FF5281A" w14:textId="77777777" w:rsidR="00341DDE" w:rsidRPr="00F925D1" w:rsidRDefault="00341DDE" w:rsidP="006A525F">
                  <w:pPr>
                    <w:keepNext/>
                    <w:keepLines/>
                    <w:rPr>
                      <w:rFonts w:cs="Arial"/>
                      <w:sz w:val="18"/>
                      <w:szCs w:val="18"/>
                      <w:lang w:val="en-US" w:eastAsia="en-US"/>
                    </w:rPr>
                  </w:pPr>
                  <w:r w:rsidRPr="00F925D1">
                    <w:rPr>
                      <w:rFonts w:cs="Arial"/>
                      <w:sz w:val="18"/>
                      <w:szCs w:val="18"/>
                      <w:lang w:val="en-US" w:eastAsia="en-US"/>
                    </w:rPr>
                    <w:t>1</w:t>
                  </w:r>
                </w:p>
              </w:tc>
              <w:tc>
                <w:tcPr>
                  <w:tcW w:w="2500" w:type="pct"/>
                  <w:shd w:val="clear" w:color="auto" w:fill="F2F2F2"/>
                </w:tcPr>
                <w:p w14:paraId="3B10543F" w14:textId="65B492FE" w:rsidR="00341DDE" w:rsidRPr="00F925D1" w:rsidRDefault="00341DDE" w:rsidP="006A525F">
                  <w:pPr>
                    <w:keepNext/>
                    <w:keepLines/>
                    <w:rPr>
                      <w:rFonts w:cs="Arial"/>
                      <w:sz w:val="18"/>
                      <w:szCs w:val="18"/>
                      <w:lang w:val="en-US" w:eastAsia="en-US"/>
                    </w:rPr>
                  </w:pPr>
                  <w:r w:rsidRPr="00F925D1">
                    <w:rPr>
                      <w:rFonts w:cs="Arial"/>
                      <w:sz w:val="18"/>
                      <w:szCs w:val="18"/>
                      <w:lang w:val="en-US" w:eastAsia="en-US"/>
                    </w:rPr>
                    <w:t>Supergroup 1 (0-15)</w:t>
                  </w:r>
                  <w:r w:rsidRPr="00F925D1">
                    <w:rPr>
                      <w:rFonts w:cs="Arial"/>
                      <w:color w:val="FF0000"/>
                      <w:sz w:val="18"/>
                      <w:szCs w:val="18"/>
                      <w:lang w:val="en-US" w:eastAsia="en-US"/>
                    </w:rPr>
                    <w:t xml:space="preserve"> </w:t>
                  </w:r>
                </w:p>
              </w:tc>
            </w:tr>
            <w:tr w:rsidR="00341DDE" w14:paraId="45A42AE0" w14:textId="77777777" w:rsidTr="006A525F">
              <w:trPr>
                <w:trHeight w:val="200"/>
              </w:trPr>
              <w:tc>
                <w:tcPr>
                  <w:tcW w:w="250" w:type="pct"/>
                  <w:shd w:val="clear" w:color="auto" w:fill="F2F2F2"/>
                </w:tcPr>
                <w:p w14:paraId="5C49F946" w14:textId="77777777" w:rsidR="00341DDE" w:rsidRPr="00F925D1" w:rsidRDefault="00341DDE" w:rsidP="006A525F">
                  <w:pPr>
                    <w:keepNext/>
                    <w:keepLines/>
                    <w:rPr>
                      <w:rFonts w:cs="Arial"/>
                      <w:sz w:val="18"/>
                      <w:szCs w:val="18"/>
                      <w:lang w:val="en-US" w:eastAsia="en-US"/>
                    </w:rPr>
                  </w:pPr>
                  <w:r w:rsidRPr="00F925D1">
                    <w:rPr>
                      <w:rFonts w:cs="Arial"/>
                      <w:sz w:val="18"/>
                      <w:szCs w:val="18"/>
                      <w:lang w:val="en-US" w:eastAsia="en-US"/>
                    </w:rPr>
                    <w:t>2</w:t>
                  </w:r>
                </w:p>
              </w:tc>
              <w:tc>
                <w:tcPr>
                  <w:tcW w:w="2500" w:type="pct"/>
                  <w:shd w:val="clear" w:color="auto" w:fill="F2F2F2"/>
                </w:tcPr>
                <w:p w14:paraId="1CECDB42" w14:textId="547C7F95" w:rsidR="00341DDE" w:rsidRPr="00F925D1" w:rsidRDefault="00341DDE" w:rsidP="006A525F">
                  <w:pPr>
                    <w:keepNext/>
                    <w:keepLines/>
                    <w:rPr>
                      <w:rFonts w:cs="Arial"/>
                      <w:sz w:val="18"/>
                      <w:szCs w:val="18"/>
                      <w:lang w:val="en-US" w:eastAsia="en-US"/>
                    </w:rPr>
                  </w:pPr>
                  <w:r w:rsidRPr="00F925D1">
                    <w:rPr>
                      <w:rFonts w:cs="Arial"/>
                      <w:sz w:val="18"/>
                      <w:szCs w:val="18"/>
                      <w:lang w:val="en-US" w:eastAsia="en-US"/>
                    </w:rPr>
                    <w:t>Supergroup 2 (16-30</w:t>
                  </w:r>
                </w:p>
              </w:tc>
            </w:tr>
            <w:tr w:rsidR="00341DDE" w14:paraId="549F17D4" w14:textId="77777777" w:rsidTr="006A525F">
              <w:trPr>
                <w:trHeight w:val="200"/>
              </w:trPr>
              <w:tc>
                <w:tcPr>
                  <w:tcW w:w="250" w:type="pct"/>
                  <w:shd w:val="clear" w:color="auto" w:fill="F2F2F2"/>
                </w:tcPr>
                <w:p w14:paraId="460D9A2F" w14:textId="77777777" w:rsidR="00341DDE" w:rsidRPr="00F925D1" w:rsidRDefault="00341DDE" w:rsidP="006A525F">
                  <w:pPr>
                    <w:keepNext/>
                    <w:keepLines/>
                    <w:rPr>
                      <w:rFonts w:cs="Arial"/>
                      <w:sz w:val="18"/>
                      <w:szCs w:val="18"/>
                      <w:lang w:val="en-US" w:eastAsia="en-US"/>
                    </w:rPr>
                  </w:pPr>
                  <w:r w:rsidRPr="00F925D1">
                    <w:rPr>
                      <w:rFonts w:cs="Arial"/>
                      <w:sz w:val="18"/>
                      <w:szCs w:val="18"/>
                      <w:lang w:val="en-US" w:eastAsia="en-US"/>
                    </w:rPr>
                    <w:t>3</w:t>
                  </w:r>
                </w:p>
              </w:tc>
              <w:tc>
                <w:tcPr>
                  <w:tcW w:w="2500" w:type="pct"/>
                  <w:shd w:val="clear" w:color="auto" w:fill="F2F2F2"/>
                </w:tcPr>
                <w:p w14:paraId="12E0C981" w14:textId="5ADC6787" w:rsidR="00341DDE" w:rsidRPr="00F925D1" w:rsidRDefault="00341DDE" w:rsidP="006A525F">
                  <w:pPr>
                    <w:keepNext/>
                    <w:keepLines/>
                    <w:rPr>
                      <w:rFonts w:cs="Arial"/>
                      <w:sz w:val="18"/>
                      <w:szCs w:val="18"/>
                      <w:lang w:val="en-US" w:eastAsia="en-US"/>
                    </w:rPr>
                  </w:pPr>
                  <w:r w:rsidRPr="00F925D1">
                    <w:rPr>
                      <w:rFonts w:cs="Arial"/>
                      <w:sz w:val="18"/>
                      <w:szCs w:val="18"/>
                      <w:lang w:val="en-US" w:eastAsia="en-US"/>
                    </w:rPr>
                    <w:t>Supergroup 3 (31-65</w:t>
                  </w:r>
                </w:p>
              </w:tc>
            </w:tr>
            <w:tr w:rsidR="00341DDE" w14:paraId="202552C4" w14:textId="77777777" w:rsidTr="006A525F">
              <w:trPr>
                <w:trHeight w:val="200"/>
              </w:trPr>
              <w:tc>
                <w:tcPr>
                  <w:tcW w:w="250" w:type="pct"/>
                  <w:shd w:val="clear" w:color="auto" w:fill="F2F2F2"/>
                </w:tcPr>
                <w:p w14:paraId="7662022B" w14:textId="77777777" w:rsidR="00341DDE" w:rsidRPr="00F925D1" w:rsidRDefault="00341DDE" w:rsidP="006A525F">
                  <w:pPr>
                    <w:keepNext/>
                    <w:keepLines/>
                    <w:rPr>
                      <w:rFonts w:cs="Arial"/>
                      <w:color w:val="FF0000"/>
                      <w:sz w:val="18"/>
                      <w:szCs w:val="18"/>
                      <w:lang w:val="en-US" w:eastAsia="en-US"/>
                    </w:rPr>
                  </w:pPr>
                  <w:r w:rsidRPr="00F925D1">
                    <w:rPr>
                      <w:rFonts w:cs="Arial"/>
                      <w:color w:val="FF0000"/>
                      <w:sz w:val="18"/>
                      <w:szCs w:val="18"/>
                      <w:lang w:val="en-US" w:eastAsia="en-US"/>
                    </w:rPr>
                    <w:t>4</w:t>
                  </w:r>
                </w:p>
              </w:tc>
              <w:tc>
                <w:tcPr>
                  <w:tcW w:w="2500" w:type="pct"/>
                  <w:shd w:val="clear" w:color="auto" w:fill="F2F2F2"/>
                </w:tcPr>
                <w:p w14:paraId="28FA29E1" w14:textId="77777777" w:rsidR="00341DDE" w:rsidRPr="00F925D1" w:rsidRDefault="00341DDE" w:rsidP="006A525F">
                  <w:pPr>
                    <w:keepNext/>
                    <w:keepLines/>
                    <w:rPr>
                      <w:rFonts w:cs="Arial"/>
                      <w:sz w:val="18"/>
                      <w:szCs w:val="18"/>
                      <w:lang w:val="en-US" w:eastAsia="en-US"/>
                    </w:rPr>
                  </w:pPr>
                  <w:r w:rsidRPr="00F925D1">
                    <w:rPr>
                      <w:rFonts w:cs="Arial"/>
                      <w:sz w:val="18"/>
                      <w:szCs w:val="18"/>
                      <w:lang w:val="en-US" w:eastAsia="en-US"/>
                    </w:rPr>
                    <w:t>Supergroup 4 (66-85)</w:t>
                  </w:r>
                  <w:r w:rsidRPr="00F925D1">
                    <w:rPr>
                      <w:rFonts w:eastAsia="Verdana" w:cs="Verdana"/>
                      <w:sz w:val="18"/>
                      <w:szCs w:val="18"/>
                      <w:lang w:val="en-US" w:eastAsia="en-US"/>
                    </w:rPr>
                    <w:t xml:space="preserve"> </w:t>
                  </w:r>
                </w:p>
              </w:tc>
            </w:tr>
            <w:tr w:rsidR="00341DDE" w14:paraId="3F0A6B92" w14:textId="77777777" w:rsidTr="006A525F">
              <w:trPr>
                <w:trHeight w:val="200"/>
              </w:trPr>
              <w:tc>
                <w:tcPr>
                  <w:tcW w:w="250" w:type="pct"/>
                  <w:shd w:val="clear" w:color="auto" w:fill="F2F2F2"/>
                </w:tcPr>
                <w:p w14:paraId="52E4DB41" w14:textId="77777777" w:rsidR="00341DDE" w:rsidRPr="00F925D1" w:rsidRDefault="00341DDE" w:rsidP="006A525F">
                  <w:pPr>
                    <w:keepNext/>
                    <w:keepLines/>
                    <w:rPr>
                      <w:rFonts w:cs="Arial"/>
                      <w:color w:val="FF0000"/>
                      <w:sz w:val="18"/>
                      <w:szCs w:val="18"/>
                      <w:lang w:val="en-US" w:eastAsia="en-US"/>
                    </w:rPr>
                  </w:pPr>
                  <w:r w:rsidRPr="00F925D1">
                    <w:rPr>
                      <w:rFonts w:cs="Arial"/>
                      <w:color w:val="FF0000"/>
                      <w:sz w:val="18"/>
                      <w:szCs w:val="18"/>
                      <w:lang w:val="en-US" w:eastAsia="en-US"/>
                    </w:rPr>
                    <w:t>5</w:t>
                  </w:r>
                </w:p>
              </w:tc>
              <w:tc>
                <w:tcPr>
                  <w:tcW w:w="2500" w:type="pct"/>
                  <w:shd w:val="clear" w:color="auto" w:fill="F2F2F2"/>
                </w:tcPr>
                <w:p w14:paraId="30BC3357" w14:textId="77777777" w:rsidR="00341DDE" w:rsidRPr="00F925D1" w:rsidRDefault="00341DDE" w:rsidP="006A525F">
                  <w:pPr>
                    <w:keepNext/>
                    <w:keepLines/>
                    <w:rPr>
                      <w:rFonts w:cs="Arial"/>
                      <w:sz w:val="18"/>
                      <w:szCs w:val="18"/>
                      <w:lang w:val="en-US" w:eastAsia="en-US"/>
                    </w:rPr>
                  </w:pPr>
                  <w:r w:rsidRPr="00F925D1">
                    <w:rPr>
                      <w:rFonts w:cs="Arial"/>
                      <w:sz w:val="18"/>
                      <w:szCs w:val="18"/>
                      <w:lang w:val="en-US" w:eastAsia="en-US"/>
                    </w:rPr>
                    <w:t xml:space="preserve">Supergroup 5 (86-100) </w:t>
                  </w:r>
                </w:p>
              </w:tc>
            </w:tr>
          </w:tbl>
          <w:p w14:paraId="0DCD8726" w14:textId="77777777" w:rsidR="00341DDE" w:rsidRPr="00F925D1" w:rsidRDefault="00341DDE" w:rsidP="006A525F">
            <w:pPr>
              <w:keepNext/>
              <w:keepLines/>
              <w:rPr>
                <w:rFonts w:cs="Arial"/>
                <w:sz w:val="18"/>
                <w:szCs w:val="18"/>
                <w:lang w:val="en-US" w:eastAsia="en-US"/>
              </w:rPr>
            </w:pPr>
          </w:p>
        </w:tc>
      </w:tr>
      <w:tr w:rsidR="00341DDE" w14:paraId="25CB0F70" w14:textId="77777777" w:rsidTr="006A525F">
        <w:tc>
          <w:tcPr>
            <w:tcW w:w="5000" w:type="pct"/>
            <w:shd w:val="clear" w:color="auto" w:fill="auto"/>
          </w:tcPr>
          <w:tbl>
            <w:tblPr>
              <w:tblW w:w="5000" w:type="pct"/>
              <w:tblBorders>
                <w:top w:val="single" w:sz="12" w:space="0" w:color="7A2280"/>
                <w:left w:val="single" w:sz="12" w:space="0" w:color="7A2280"/>
                <w:bottom w:val="single" w:sz="12" w:space="0" w:color="7A2280"/>
                <w:right w:val="single" w:sz="12" w:space="0" w:color="7A2280"/>
                <w:insideH w:val="single" w:sz="12" w:space="0" w:color="7A2280"/>
                <w:insideV w:val="single" w:sz="12" w:space="0" w:color="7A2280"/>
              </w:tblBorders>
              <w:tblCellMar>
                <w:top w:w="85" w:type="dxa"/>
                <w:left w:w="57" w:type="dxa"/>
                <w:bottom w:w="40" w:type="dxa"/>
                <w:right w:w="57" w:type="dxa"/>
              </w:tblCellMar>
              <w:tblLook w:val="04A0" w:firstRow="1" w:lastRow="0" w:firstColumn="1" w:lastColumn="0" w:noHBand="0" w:noVBand="1"/>
            </w:tblPr>
            <w:tblGrid>
              <w:gridCol w:w="10592"/>
            </w:tblGrid>
            <w:tr w:rsidR="00341DDE" w14:paraId="6355B24D" w14:textId="77777777" w:rsidTr="006A525F">
              <w:trPr>
                <w:trHeight w:val="200"/>
              </w:trPr>
              <w:tc>
                <w:tcPr>
                  <w:tcW w:w="5000" w:type="pct"/>
                  <w:shd w:val="clear" w:color="auto" w:fill="auto"/>
                </w:tcPr>
                <w:p w14:paraId="79F912DD" w14:textId="3DBBAB98" w:rsidR="00341DDE" w:rsidRPr="00F925D1" w:rsidRDefault="00341DDE" w:rsidP="006A525F">
                  <w:pPr>
                    <w:keepNext/>
                    <w:keepLines/>
                    <w:jc w:val="center"/>
                    <w:rPr>
                      <w:rFonts w:cs="Arial"/>
                      <w:sz w:val="18"/>
                      <w:szCs w:val="18"/>
                      <w:lang w:val="en-US" w:eastAsia="en-US"/>
                    </w:rPr>
                  </w:pPr>
                  <w:r w:rsidRPr="00F925D1">
                    <w:rPr>
                      <w:rFonts w:cs="Arial"/>
                      <w:b/>
                      <w:sz w:val="18"/>
                      <w:szCs w:val="18"/>
                      <w:lang w:val="en-US" w:eastAsia="en-US"/>
                    </w:rPr>
                    <w:t>Scripter notes:</w:t>
                  </w:r>
                  <w:r w:rsidRPr="00F925D1">
                    <w:rPr>
                      <w:rFonts w:cs="Arial"/>
                      <w:sz w:val="18"/>
                      <w:szCs w:val="18"/>
                      <w:lang w:val="en-US" w:eastAsia="en-US"/>
                    </w:rPr>
                    <w:t xml:space="preserve"> Autofill based on Slick-SEM-5 segmentation rules.</w:t>
                  </w:r>
                  <w:r w:rsidR="004D1D0E">
                    <w:rPr>
                      <w:rFonts w:cs="Arial"/>
                      <w:sz w:val="18"/>
                      <w:szCs w:val="18"/>
                      <w:lang w:val="en-US" w:eastAsia="en-US"/>
                    </w:rPr>
                    <w:t xml:space="preserve"> RECORD SEM GROUP </w:t>
                  </w:r>
                </w:p>
              </w:tc>
            </w:tr>
          </w:tbl>
          <w:p w14:paraId="69A6244A" w14:textId="77777777" w:rsidR="00341DDE" w:rsidRPr="00F925D1" w:rsidRDefault="00341DDE" w:rsidP="006A525F">
            <w:pPr>
              <w:keepNext/>
              <w:keepLines/>
              <w:rPr>
                <w:rFonts w:cs="Arial"/>
                <w:sz w:val="18"/>
                <w:szCs w:val="18"/>
                <w:lang w:val="en-US" w:eastAsia="en-US"/>
              </w:rPr>
            </w:pPr>
          </w:p>
        </w:tc>
      </w:tr>
    </w:tbl>
    <w:p w14:paraId="7A1C0C62" w14:textId="77777777" w:rsidR="00341DDE" w:rsidRPr="006B11F6" w:rsidRDefault="00341DDE" w:rsidP="00341DDE"/>
    <w:tbl>
      <w:tblPr>
        <w:tblW w:w="5000" w:type="pct"/>
        <w:tblLook w:val="04A0" w:firstRow="1" w:lastRow="0" w:firstColumn="1" w:lastColumn="0" w:noHBand="0" w:noVBand="1"/>
      </w:tblPr>
      <w:tblGrid>
        <w:gridCol w:w="10622"/>
      </w:tblGrid>
      <w:tr w:rsidR="00341DDE" w14:paraId="248A92DD" w14:textId="77777777" w:rsidTr="006A525F">
        <w:trPr>
          <w:trHeight w:val="200"/>
        </w:trPr>
        <w:tc>
          <w:tcPr>
            <w:tcW w:w="5000" w:type="pct"/>
            <w:shd w:val="clear" w:color="auto" w:fill="auto"/>
          </w:tcPr>
          <w:tbl>
            <w:tblPr>
              <w:tblW w:w="5000" w:type="pct"/>
              <w:tblCellMar>
                <w:left w:w="0" w:type="dxa"/>
                <w:right w:w="0" w:type="dxa"/>
              </w:tblCellMar>
              <w:tblLook w:val="04A0" w:firstRow="1" w:lastRow="0" w:firstColumn="1" w:lastColumn="0" w:noHBand="0" w:noVBand="1"/>
            </w:tblPr>
            <w:tblGrid>
              <w:gridCol w:w="10406"/>
            </w:tblGrid>
            <w:tr w:rsidR="00341DDE" w14:paraId="71312466" w14:textId="77777777" w:rsidTr="006A525F">
              <w:tc>
                <w:tcPr>
                  <w:tcW w:w="5000" w:type="pct"/>
                  <w:shd w:val="clear" w:color="auto" w:fill="auto"/>
                </w:tcPr>
                <w:tbl>
                  <w:tblPr>
                    <w:tblW w:w="5000" w:type="pct"/>
                    <w:tblCellMar>
                      <w:top w:w="85" w:type="dxa"/>
                      <w:left w:w="57" w:type="dxa"/>
                      <w:bottom w:w="40" w:type="dxa"/>
                      <w:right w:w="57" w:type="dxa"/>
                    </w:tblCellMar>
                    <w:tblLook w:val="04A0" w:firstRow="1" w:lastRow="0" w:firstColumn="1" w:lastColumn="0" w:noHBand="0" w:noVBand="1"/>
                  </w:tblPr>
                  <w:tblGrid>
                    <w:gridCol w:w="7284"/>
                    <w:gridCol w:w="3122"/>
                  </w:tblGrid>
                  <w:tr w:rsidR="00341DDE" w14:paraId="2971E680" w14:textId="77777777" w:rsidTr="006A525F">
                    <w:trPr>
                      <w:trHeight w:val="200"/>
                    </w:trPr>
                    <w:tc>
                      <w:tcPr>
                        <w:tcW w:w="3500" w:type="pct"/>
                        <w:shd w:val="clear" w:color="auto" w:fill="E8BD58"/>
                      </w:tcPr>
                      <w:p w14:paraId="2113FD7F" w14:textId="77777777" w:rsidR="00341DDE" w:rsidRPr="00F925D1" w:rsidRDefault="00341DDE" w:rsidP="006A525F">
                        <w:pPr>
                          <w:keepNext/>
                          <w:keepLines/>
                          <w:rPr>
                            <w:rFonts w:cs="Arial"/>
                            <w:b/>
                            <w:sz w:val="18"/>
                            <w:szCs w:val="18"/>
                            <w:lang w:val="pt-BR" w:eastAsia="en-US"/>
                          </w:rPr>
                        </w:pPr>
                        <w:r w:rsidRPr="00F925D1">
                          <w:rPr>
                            <w:rFonts w:cs="Arial"/>
                            <w:b/>
                            <w:sz w:val="18"/>
                            <w:szCs w:val="18"/>
                            <w:lang w:val="pt-BR" w:eastAsia="en-US"/>
                          </w:rPr>
                          <w:t>B006 - B_SEM: SLICK SEM*</w:t>
                        </w:r>
                      </w:p>
                    </w:tc>
                    <w:tc>
                      <w:tcPr>
                        <w:tcW w:w="1500" w:type="pct"/>
                        <w:shd w:val="clear" w:color="auto" w:fill="BD8708"/>
                      </w:tcPr>
                      <w:p w14:paraId="16F0A836" w14:textId="77777777" w:rsidR="00341DDE" w:rsidRPr="00F925D1" w:rsidRDefault="00341DDE" w:rsidP="006A525F">
                        <w:pPr>
                          <w:keepNext/>
                          <w:keepLines/>
                          <w:rPr>
                            <w:rFonts w:cs="Arial"/>
                            <w:b/>
                            <w:sz w:val="18"/>
                            <w:szCs w:val="18"/>
                            <w:lang w:val="en-US" w:eastAsia="en-US"/>
                          </w:rPr>
                        </w:pPr>
                        <w:r w:rsidRPr="00F925D1">
                          <w:rPr>
                            <w:rFonts w:cs="Arial"/>
                            <w:b/>
                            <w:sz w:val="18"/>
                            <w:szCs w:val="18"/>
                            <w:lang w:val="en-US" w:eastAsia="en-US"/>
                          </w:rPr>
                          <w:t>End block</w:t>
                        </w:r>
                      </w:p>
                    </w:tc>
                  </w:tr>
                </w:tbl>
                <w:p w14:paraId="11A48FE6" w14:textId="77777777" w:rsidR="00341DDE" w:rsidRPr="00F925D1" w:rsidRDefault="00341DDE" w:rsidP="006A525F">
                  <w:pPr>
                    <w:keepNext/>
                    <w:keepLines/>
                    <w:rPr>
                      <w:rFonts w:cs="Arial"/>
                      <w:sz w:val="18"/>
                      <w:szCs w:val="18"/>
                      <w:lang w:val="en-US" w:eastAsia="en-US"/>
                    </w:rPr>
                  </w:pPr>
                </w:p>
              </w:tc>
            </w:tr>
          </w:tbl>
          <w:p w14:paraId="054E3F97" w14:textId="77777777" w:rsidR="00341DDE" w:rsidRPr="00F925D1" w:rsidRDefault="00341DDE" w:rsidP="006A525F">
            <w:pPr>
              <w:rPr>
                <w:rFonts w:cs="Arial"/>
                <w:sz w:val="18"/>
                <w:szCs w:val="18"/>
                <w:lang w:val="en-US" w:eastAsia="en-US"/>
              </w:rPr>
            </w:pPr>
          </w:p>
          <w:p w14:paraId="25EA31F0" w14:textId="77777777" w:rsidR="00341DDE" w:rsidRPr="00F925D1" w:rsidRDefault="00341DDE" w:rsidP="006A525F">
            <w:pPr>
              <w:rPr>
                <w:rFonts w:cs="Arial"/>
                <w:sz w:val="18"/>
                <w:szCs w:val="18"/>
                <w:lang w:val="en-US" w:eastAsia="en-US"/>
              </w:rPr>
            </w:pPr>
          </w:p>
        </w:tc>
      </w:tr>
    </w:tbl>
    <w:p w14:paraId="631B3888" w14:textId="77777777" w:rsidR="002D59DC" w:rsidRPr="00CA1A10" w:rsidRDefault="002D59DC" w:rsidP="00BD2404"/>
    <w:p w14:paraId="17AEDB4B" w14:textId="77777777" w:rsidR="00203F06" w:rsidRPr="000F6CFE" w:rsidRDefault="0068281E" w:rsidP="00203F06">
      <w:pPr>
        <w:rPr>
          <w:b/>
          <w:color w:val="auto"/>
        </w:rPr>
      </w:pPr>
      <w:r>
        <w:rPr>
          <w:color w:val="auto"/>
        </w:rPr>
        <w:br w:type="page"/>
      </w:r>
      <w:r w:rsidR="00203F06" w:rsidRPr="000F6CFE">
        <w:rPr>
          <w:b/>
          <w:color w:val="auto"/>
        </w:rPr>
        <w:lastRenderedPageBreak/>
        <w:t>FACEBOOK USERS</w:t>
      </w:r>
    </w:p>
    <w:p w14:paraId="2A1F838B" w14:textId="77777777" w:rsidR="00203F06" w:rsidRPr="000F6CFE" w:rsidRDefault="00203F06" w:rsidP="00203F06">
      <w:pPr>
        <w:rPr>
          <w:b/>
          <w:color w:val="FF0000"/>
        </w:rPr>
      </w:pPr>
      <w:r w:rsidRPr="000F6CFE">
        <w:rPr>
          <w:color w:val="auto"/>
        </w:rPr>
        <w:t>QFB1</w:t>
      </w:r>
    </w:p>
    <w:p w14:paraId="16064749" w14:textId="77777777" w:rsidR="00203F06" w:rsidRPr="000F6CFE" w:rsidRDefault="00203F06" w:rsidP="00203F06">
      <w:pPr>
        <w:rPr>
          <w:color w:val="auto"/>
        </w:rPr>
      </w:pPr>
      <w:r w:rsidRPr="000F6CFE">
        <w:rPr>
          <w:color w:val="auto"/>
        </w:rPr>
        <w:t>How often do you access Facebook?</w:t>
      </w:r>
    </w:p>
    <w:p w14:paraId="09E9828E" w14:textId="77777777" w:rsidR="00203F06" w:rsidRPr="000F6CFE" w:rsidRDefault="00203F06" w:rsidP="00203F06">
      <w:pPr>
        <w:tabs>
          <w:tab w:val="left" w:pos="2628"/>
        </w:tabs>
        <w:ind w:right="270"/>
        <w:rPr>
          <w:rFonts w:cs="Arial"/>
          <w:color w:val="auto"/>
        </w:rPr>
      </w:pPr>
      <w:r w:rsidRPr="000F6CFE">
        <w:rPr>
          <w:rFonts w:cs="Arial"/>
          <w:color w:val="auto"/>
        </w:rPr>
        <w:t>10 times a day or more</w:t>
      </w:r>
      <w:r w:rsidRPr="000F6CFE">
        <w:rPr>
          <w:rFonts w:cs="Arial"/>
          <w:color w:val="auto"/>
        </w:rPr>
        <w:tab/>
      </w:r>
      <w:r w:rsidRPr="000F6CFE">
        <w:rPr>
          <w:rFonts w:cs="Arial"/>
          <w:color w:val="auto"/>
        </w:rPr>
        <w:tab/>
      </w:r>
      <w:r w:rsidRPr="000F6CFE">
        <w:rPr>
          <w:rFonts w:cs="Arial"/>
          <w:color w:val="auto"/>
        </w:rPr>
        <w:tab/>
      </w:r>
      <w:r w:rsidRPr="000F6CFE">
        <w:rPr>
          <w:rFonts w:cs="Arial"/>
          <w:color w:val="auto"/>
        </w:rPr>
        <w:tab/>
      </w:r>
    </w:p>
    <w:p w14:paraId="5E423C8E" w14:textId="77777777" w:rsidR="00203F06" w:rsidRPr="000F6CFE" w:rsidRDefault="00203F06" w:rsidP="00203F06">
      <w:pPr>
        <w:tabs>
          <w:tab w:val="left" w:pos="2628"/>
        </w:tabs>
        <w:ind w:right="270"/>
        <w:rPr>
          <w:rFonts w:cs="Arial"/>
          <w:color w:val="auto"/>
        </w:rPr>
      </w:pPr>
      <w:r w:rsidRPr="000F6CFE">
        <w:rPr>
          <w:rFonts w:cs="Arial"/>
          <w:color w:val="auto"/>
        </w:rPr>
        <w:t>5-9 times a day</w:t>
      </w:r>
      <w:r w:rsidRPr="000F6CFE">
        <w:rPr>
          <w:rFonts w:cs="Arial"/>
          <w:color w:val="auto"/>
        </w:rPr>
        <w:tab/>
      </w:r>
      <w:r w:rsidRPr="000F6CFE">
        <w:rPr>
          <w:rFonts w:cs="Arial"/>
          <w:color w:val="auto"/>
        </w:rPr>
        <w:tab/>
      </w:r>
    </w:p>
    <w:p w14:paraId="2E19EB8E" w14:textId="77777777" w:rsidR="00203F06" w:rsidRPr="000F6CFE" w:rsidRDefault="00203F06" w:rsidP="00203F06">
      <w:pPr>
        <w:tabs>
          <w:tab w:val="left" w:pos="2628"/>
        </w:tabs>
        <w:ind w:right="270"/>
        <w:rPr>
          <w:rFonts w:cs="Arial"/>
          <w:color w:val="auto"/>
        </w:rPr>
      </w:pPr>
      <w:r w:rsidRPr="000F6CFE">
        <w:rPr>
          <w:rFonts w:cs="Arial"/>
          <w:color w:val="auto"/>
        </w:rPr>
        <w:t>2-4 times a day</w:t>
      </w:r>
      <w:r w:rsidRPr="000F6CFE">
        <w:rPr>
          <w:rFonts w:cs="Arial"/>
          <w:color w:val="auto"/>
        </w:rPr>
        <w:tab/>
      </w:r>
      <w:r w:rsidRPr="000F6CFE">
        <w:rPr>
          <w:rFonts w:cs="Arial"/>
          <w:color w:val="auto"/>
        </w:rPr>
        <w:tab/>
      </w:r>
    </w:p>
    <w:p w14:paraId="336E6381" w14:textId="77777777" w:rsidR="00203F06" w:rsidRPr="000F6CFE" w:rsidRDefault="00203F06" w:rsidP="00203F06">
      <w:pPr>
        <w:tabs>
          <w:tab w:val="left" w:pos="2628"/>
        </w:tabs>
        <w:ind w:right="270"/>
        <w:rPr>
          <w:rFonts w:cs="Arial"/>
          <w:color w:val="auto"/>
        </w:rPr>
      </w:pPr>
      <w:r w:rsidRPr="000F6CFE">
        <w:rPr>
          <w:rFonts w:cs="Arial"/>
          <w:color w:val="auto"/>
        </w:rPr>
        <w:t>Once a day</w:t>
      </w:r>
      <w:r w:rsidRPr="000F6CFE">
        <w:rPr>
          <w:rFonts w:cs="Arial"/>
          <w:color w:val="auto"/>
        </w:rPr>
        <w:tab/>
      </w:r>
      <w:r w:rsidRPr="000F6CFE">
        <w:rPr>
          <w:rFonts w:cs="Arial"/>
          <w:color w:val="auto"/>
        </w:rPr>
        <w:tab/>
      </w:r>
    </w:p>
    <w:p w14:paraId="2CEC1931" w14:textId="77777777" w:rsidR="00203F06" w:rsidRPr="000F6CFE" w:rsidRDefault="00203F06" w:rsidP="00203F06">
      <w:pPr>
        <w:tabs>
          <w:tab w:val="left" w:pos="2628"/>
        </w:tabs>
        <w:ind w:right="270"/>
        <w:rPr>
          <w:rFonts w:cs="Arial"/>
          <w:color w:val="auto"/>
        </w:rPr>
      </w:pPr>
      <w:r w:rsidRPr="000F6CFE">
        <w:rPr>
          <w:rFonts w:cs="Arial"/>
          <w:color w:val="auto"/>
        </w:rPr>
        <w:t>Once a week</w:t>
      </w:r>
      <w:r w:rsidRPr="000F6CFE">
        <w:rPr>
          <w:rFonts w:cs="Arial"/>
          <w:color w:val="auto"/>
        </w:rPr>
        <w:tab/>
      </w:r>
      <w:r w:rsidRPr="000F6CFE">
        <w:rPr>
          <w:rFonts w:cs="Arial"/>
          <w:color w:val="auto"/>
        </w:rPr>
        <w:tab/>
      </w:r>
    </w:p>
    <w:p w14:paraId="788F31A8" w14:textId="77777777" w:rsidR="00203F06" w:rsidRPr="000F6CFE" w:rsidRDefault="00203F06" w:rsidP="00203F06">
      <w:pPr>
        <w:tabs>
          <w:tab w:val="left" w:pos="2628"/>
        </w:tabs>
        <w:ind w:right="270"/>
        <w:rPr>
          <w:rStyle w:val="StyleArial"/>
          <w:rFonts w:cs="Arial"/>
          <w:color w:val="auto"/>
        </w:rPr>
      </w:pPr>
      <w:r w:rsidRPr="000F6CFE">
        <w:rPr>
          <w:rFonts w:cs="Arial"/>
          <w:color w:val="auto"/>
        </w:rPr>
        <w:t>Less Often</w:t>
      </w:r>
      <w:r w:rsidRPr="000F6CFE">
        <w:rPr>
          <w:rFonts w:cs="Arial"/>
          <w:color w:val="auto"/>
        </w:rPr>
        <w:tab/>
      </w:r>
      <w:r w:rsidRPr="000F6CFE">
        <w:rPr>
          <w:rFonts w:cs="Arial"/>
          <w:color w:val="auto"/>
        </w:rPr>
        <w:tab/>
        <w:t>- CLOSE</w:t>
      </w:r>
      <w:r w:rsidRPr="000F6CFE">
        <w:rPr>
          <w:rFonts w:cs="Arial"/>
          <w:color w:val="auto"/>
        </w:rPr>
        <w:tab/>
      </w:r>
    </w:p>
    <w:p w14:paraId="2870F777" w14:textId="77777777" w:rsidR="00203F06" w:rsidRPr="000F6CFE" w:rsidRDefault="00203F06" w:rsidP="00203F06">
      <w:pPr>
        <w:rPr>
          <w:color w:val="auto"/>
        </w:rPr>
      </w:pPr>
      <w:r w:rsidRPr="000F6CFE">
        <w:rPr>
          <w:rFonts w:cs="Arial"/>
          <w:color w:val="auto"/>
        </w:rPr>
        <w:t>Never</w:t>
      </w:r>
      <w:r w:rsidRPr="000F6CFE">
        <w:rPr>
          <w:rFonts w:cs="Arial"/>
          <w:color w:val="auto"/>
        </w:rPr>
        <w:tab/>
      </w:r>
      <w:r w:rsidRPr="000F6CFE">
        <w:rPr>
          <w:rFonts w:cs="Arial"/>
          <w:color w:val="auto"/>
        </w:rPr>
        <w:tab/>
      </w:r>
      <w:r w:rsidRPr="000F6CFE">
        <w:rPr>
          <w:rFonts w:cs="Arial"/>
          <w:color w:val="auto"/>
        </w:rPr>
        <w:tab/>
      </w:r>
      <w:r w:rsidRPr="000F6CFE">
        <w:rPr>
          <w:rFonts w:cs="Arial"/>
          <w:color w:val="auto"/>
        </w:rPr>
        <w:tab/>
        <w:t xml:space="preserve">- CLOSE </w:t>
      </w:r>
      <w:r w:rsidRPr="000F6CFE">
        <w:rPr>
          <w:rFonts w:cs="Arial"/>
          <w:color w:val="auto"/>
        </w:rPr>
        <w:tab/>
      </w:r>
      <w:r w:rsidRPr="000F6CFE">
        <w:rPr>
          <w:rFonts w:cs="Arial"/>
          <w:color w:val="auto"/>
        </w:rPr>
        <w:tab/>
      </w:r>
      <w:r w:rsidRPr="000F6CFE">
        <w:rPr>
          <w:rFonts w:cs="Arial"/>
          <w:color w:val="auto"/>
        </w:rPr>
        <w:tab/>
      </w:r>
    </w:p>
    <w:p w14:paraId="10D24668" w14:textId="77777777" w:rsidR="00203F06" w:rsidRPr="000F6CFE" w:rsidRDefault="00203F06" w:rsidP="00203F06"/>
    <w:p w14:paraId="6DE3C3C4" w14:textId="77777777" w:rsidR="00203F06" w:rsidRPr="000F6CFE" w:rsidRDefault="00203F06" w:rsidP="00203F06">
      <w:r w:rsidRPr="000F6CFE">
        <w:t xml:space="preserve">DO NOT RANDOMISE OR ROTATE. FORCE ANSWER. ERROR MESSAGE. </w:t>
      </w:r>
    </w:p>
    <w:p w14:paraId="55DA3B0D" w14:textId="77777777" w:rsidR="00203F06" w:rsidRPr="000F6CFE" w:rsidRDefault="00203F06" w:rsidP="00203F06">
      <w:r w:rsidRPr="000F6CFE">
        <w:t>Please provide a response to the previous question to continue.</w:t>
      </w:r>
    </w:p>
    <w:p w14:paraId="30183D83" w14:textId="77777777" w:rsidR="00203F06" w:rsidRPr="000F6CFE" w:rsidRDefault="00203F06" w:rsidP="00203F06">
      <w:r w:rsidRPr="000F6CFE">
        <w:t>Please click on the 'Answer Question' button below to continue.</w:t>
      </w:r>
    </w:p>
    <w:p w14:paraId="2CFC91A0" w14:textId="77777777" w:rsidR="00203F06" w:rsidRDefault="00203F06" w:rsidP="00203F06">
      <w:r w:rsidRPr="000F6CFE">
        <w:t>CLOSE INTERVIEW IF FACEBOOK NOT ACCESSED ONCE A WEEK OR MORE.</w:t>
      </w:r>
    </w:p>
    <w:p w14:paraId="1A94A02B" w14:textId="706B6217" w:rsidR="002A7120" w:rsidRPr="00444ED1" w:rsidRDefault="002A7120" w:rsidP="00203F06">
      <w:pPr>
        <w:rPr>
          <w:color w:val="auto"/>
          <w:lang w:val="en-ZA"/>
        </w:rPr>
      </w:pPr>
    </w:p>
    <w:p w14:paraId="7624801E" w14:textId="5F7AE2EC" w:rsidR="002A7120" w:rsidRPr="000F6CFE" w:rsidRDefault="000F6CFE" w:rsidP="002A7120">
      <w:pPr>
        <w:rPr>
          <w:color w:val="FF0000"/>
        </w:rPr>
      </w:pPr>
      <w:r>
        <w:rPr>
          <w:color w:val="FF0000"/>
        </w:rPr>
        <w:t>Interest topic</w:t>
      </w:r>
      <w:r w:rsidR="00686D70" w:rsidRPr="000F6CFE">
        <w:rPr>
          <w:color w:val="FF0000"/>
        </w:rPr>
        <w:t xml:space="preserve"> questions client would like to ask</w:t>
      </w:r>
      <w:r w:rsidR="000A44FD" w:rsidRPr="000F6CFE">
        <w:rPr>
          <w:color w:val="FF0000"/>
        </w:rPr>
        <w:t xml:space="preserve"> – TO BE CONFIRMED</w:t>
      </w:r>
      <w:r>
        <w:rPr>
          <w:color w:val="FF0000"/>
        </w:rPr>
        <w:t xml:space="preserve"> – Questionnaire length cannot exceed 20 mins</w:t>
      </w:r>
    </w:p>
    <w:p w14:paraId="18DBB43F" w14:textId="282CA93A" w:rsidR="00686D70" w:rsidRPr="000F6CFE" w:rsidRDefault="00686D70" w:rsidP="002A7120">
      <w:pPr>
        <w:rPr>
          <w:color w:val="FF0000"/>
        </w:rPr>
      </w:pPr>
    </w:p>
    <w:p w14:paraId="5464D250" w14:textId="0DACE2FF" w:rsidR="000A44FD" w:rsidRDefault="000A44FD" w:rsidP="002A7120">
      <w:r>
        <w:t xml:space="preserve">SCRIPTOR INSTRUCTIONS </w:t>
      </w:r>
    </w:p>
    <w:p w14:paraId="3C8D0443" w14:textId="08E95DF4" w:rsidR="000A44FD" w:rsidRDefault="000A44FD" w:rsidP="002A7120"/>
    <w:p w14:paraId="7BC6046C" w14:textId="77D9653C" w:rsidR="000A44FD" w:rsidRDefault="000A44FD" w:rsidP="002A7120">
      <w:r>
        <w:t>RESPONDENT IS DIRECTED INTO EYE- SQUARED</w:t>
      </w:r>
      <w:r w:rsidR="00D50F0E">
        <w:t xml:space="preserve"> PLATFORM TO MEASURE BEHAVIOUR METRICS.</w:t>
      </w:r>
    </w:p>
    <w:p w14:paraId="6A0DB3DE" w14:textId="2ABA3C44" w:rsidR="00810F5B" w:rsidRDefault="00810F5B" w:rsidP="002A7120"/>
    <w:p w14:paraId="509DE949" w14:textId="77777777" w:rsidR="00810F5B" w:rsidRPr="0072788A" w:rsidRDefault="00810F5B" w:rsidP="00810F5B">
      <w:pPr>
        <w:rPr>
          <w:rFonts w:cs="Arial"/>
        </w:rPr>
      </w:pPr>
      <w:commentRangeStart w:id="12"/>
      <w:commentRangeStart w:id="13"/>
      <w:r w:rsidRPr="0072788A">
        <w:rPr>
          <w:rFonts w:cs="Arial"/>
        </w:rPr>
        <w:t>RPS1</w:t>
      </w:r>
      <w:commentRangeEnd w:id="12"/>
      <w:r w:rsidR="0037749B">
        <w:rPr>
          <w:rStyle w:val="CommentReference"/>
        </w:rPr>
        <w:commentReference w:id="12"/>
      </w:r>
      <w:commentRangeEnd w:id="13"/>
      <w:r w:rsidR="004F5B67">
        <w:rPr>
          <w:rStyle w:val="CommentReference"/>
        </w:rPr>
        <w:commentReference w:id="13"/>
      </w:r>
    </w:p>
    <w:p w14:paraId="550B708E" w14:textId="77777777" w:rsidR="00810F5B" w:rsidRPr="0072788A" w:rsidRDefault="00810F5B" w:rsidP="00810F5B">
      <w:pPr>
        <w:rPr>
          <w:rFonts w:cs="Arial"/>
        </w:rPr>
      </w:pPr>
      <w:r w:rsidRPr="0072788A">
        <w:rPr>
          <w:rFonts w:cs="Arial"/>
        </w:rPr>
        <w:t>CORE</w:t>
      </w:r>
    </w:p>
    <w:p w14:paraId="32E9EC07" w14:textId="77777777" w:rsidR="00810F5B" w:rsidRPr="0072788A" w:rsidRDefault="00810F5B" w:rsidP="00810F5B">
      <w:pPr>
        <w:rPr>
          <w:i/>
        </w:rPr>
      </w:pPr>
      <w:r w:rsidRPr="0072788A">
        <w:t>Thinking about a range of different issues, how important is each of these issues to you?</w:t>
      </w:r>
    </w:p>
    <w:p w14:paraId="5310865C" w14:textId="77777777" w:rsidR="00810F5B" w:rsidRPr="0072788A" w:rsidRDefault="00810F5B" w:rsidP="00810F5B">
      <w:pPr>
        <w:rPr>
          <w:i/>
        </w:rPr>
      </w:pPr>
      <w:r w:rsidRPr="0072788A">
        <w:rPr>
          <w:i/>
        </w:rPr>
        <w:t>Please answer for each issue</w:t>
      </w:r>
    </w:p>
    <w:p w14:paraId="3BFF4BA4" w14:textId="77777777" w:rsidR="00810F5B" w:rsidRPr="0072788A" w:rsidRDefault="00810F5B" w:rsidP="00810F5B"/>
    <w:p w14:paraId="4C05B2B6" w14:textId="77777777" w:rsidR="00810F5B" w:rsidRPr="0072788A" w:rsidRDefault="00810F5B" w:rsidP="00810F5B">
      <w:r w:rsidRPr="0072788A">
        <w:t>Climate change</w:t>
      </w:r>
    </w:p>
    <w:p w14:paraId="11A5CBAF" w14:textId="77777777" w:rsidR="00810F5B" w:rsidRPr="0072788A" w:rsidRDefault="00810F5B" w:rsidP="00810F5B">
      <w:r w:rsidRPr="0072788A">
        <w:t>Drug usage amongst young people</w:t>
      </w:r>
    </w:p>
    <w:p w14:paraId="2083AAB4" w14:textId="77777777" w:rsidR="00810F5B" w:rsidRPr="0072788A" w:rsidRDefault="00810F5B" w:rsidP="00810F5B">
      <w:r w:rsidRPr="0072788A">
        <w:t>Having a healthier lifestyle</w:t>
      </w:r>
    </w:p>
    <w:p w14:paraId="763882B8" w14:textId="77777777" w:rsidR="00810F5B" w:rsidRPr="0072788A" w:rsidRDefault="00810F5B" w:rsidP="00810F5B">
      <w:r w:rsidRPr="0072788A">
        <w:t>Making your neighbourhood a safer place</w:t>
      </w:r>
    </w:p>
    <w:p w14:paraId="70FBCA0C" w14:textId="77777777" w:rsidR="00810F5B" w:rsidRPr="0072788A" w:rsidRDefault="00810F5B" w:rsidP="00810F5B">
      <w:r w:rsidRPr="0072788A">
        <w:t>Reducing road accidents</w:t>
      </w:r>
    </w:p>
    <w:p w14:paraId="06831C48" w14:textId="77777777" w:rsidR="00810F5B" w:rsidRPr="0072788A" w:rsidRDefault="00810F5B" w:rsidP="00810F5B">
      <w:r w:rsidRPr="0072788A">
        <w:t>The amount of alcohol consumed by people</w:t>
      </w:r>
    </w:p>
    <w:p w14:paraId="6EE0BB9D" w14:textId="77777777" w:rsidR="00810F5B" w:rsidRPr="0072788A" w:rsidRDefault="00810F5B" w:rsidP="00810F5B">
      <w:r w:rsidRPr="0072788A">
        <w:t>The effects of smoking and passive smoking</w:t>
      </w:r>
    </w:p>
    <w:p w14:paraId="3E8A5E7C" w14:textId="77777777" w:rsidR="00810F5B" w:rsidRPr="0072788A" w:rsidRDefault="00810F5B" w:rsidP="00810F5B">
      <w:r w:rsidRPr="0072788A">
        <w:t>Crime prevention</w:t>
      </w:r>
    </w:p>
    <w:p w14:paraId="5D579CFA" w14:textId="479B9C87" w:rsidR="00810F5B" w:rsidRDefault="00810F5B" w:rsidP="00810F5B">
      <w:r w:rsidRPr="0072788A">
        <w:t>Unemployment or job security</w:t>
      </w:r>
    </w:p>
    <w:p w14:paraId="37D0B3B2" w14:textId="07D5FE51" w:rsidR="004F5B67" w:rsidRPr="0072788A" w:rsidRDefault="004F5B67" w:rsidP="00810F5B">
      <w:r w:rsidRPr="004F5B67">
        <w:rPr>
          <w:highlight w:val="yellow"/>
        </w:rPr>
        <w:t>Gender-based violence</w:t>
      </w:r>
    </w:p>
    <w:p w14:paraId="052E0C2C" w14:textId="6B586BA9" w:rsidR="00810F5B" w:rsidRPr="0072788A" w:rsidRDefault="00F25408" w:rsidP="00810F5B">
      <w:r>
        <w:rPr>
          <w:noProof/>
          <w:u w:val="single"/>
        </w:rPr>
        <mc:AlternateContent>
          <mc:Choice Requires="wps">
            <w:drawing>
              <wp:anchor distT="0" distB="0" distL="114300" distR="114300" simplePos="0" relativeHeight="251660288" behindDoc="0" locked="0" layoutInCell="1" allowOverlap="1" wp14:anchorId="2C8A03C8" wp14:editId="504111E5">
                <wp:simplePos x="0" y="0"/>
                <wp:positionH relativeFrom="column">
                  <wp:posOffset>11430</wp:posOffset>
                </wp:positionH>
                <wp:positionV relativeFrom="paragraph">
                  <wp:posOffset>8255</wp:posOffset>
                </wp:positionV>
                <wp:extent cx="3187065" cy="155575"/>
                <wp:effectExtent l="1905" t="635" r="1905" b="0"/>
                <wp:wrapNone/>
                <wp:docPr id="25" name="Text Box 17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065" cy="1555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BFDCAF" w14:textId="39A06BC3" w:rsidR="0037749B" w:rsidRPr="000F6CFE" w:rsidRDefault="0037749B" w:rsidP="00810F5B">
                            <w:pPr>
                              <w:rPr>
                                <w:color w:val="FF0000"/>
                                <w:lang w:val="en-ZA"/>
                              </w:rPr>
                            </w:pPr>
                            <w:r w:rsidRPr="000F6CFE">
                              <w:rPr>
                                <w:i/>
                                <w:color w:val="FF0000"/>
                                <w:lang w:val="en-ZA"/>
                              </w:rPr>
                              <w:t>HIV PREVENTION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8A03C8" id="Text Box 1789" o:spid="_x0000_s1028" type="#_x0000_t202" style="position:absolute;margin-left:.9pt;margin-top:.65pt;width:250.95pt;height:12.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" stroked="f">
                <v:textbox inset="0,0,0,0">
                  <w:txbxContent>
                    <w:p w14:paraId="45BFDCAF" w14:textId="39A06BC3" w:rsidR="0037749B" w:rsidRPr="000F6CFE" w:rsidRDefault="0037749B" w:rsidP="00810F5B">
                      <w:pPr>
                        <w:rPr>
                          <w:color w:val="FF0000"/>
                          <w:lang w:val="en-ZA"/>
                        </w:rPr>
                      </w:pPr>
                      <w:r w:rsidRPr="000F6CFE">
                        <w:rPr>
                          <w:i/>
                          <w:color w:val="FF0000"/>
                          <w:lang w:val="en-ZA"/>
                        </w:rPr>
                        <w:t>HIV PREVENTION</w:t>
                      </w:r>
                    </w:p>
                  </w:txbxContent>
                </v:textbox>
              </v:shape>
            </w:pict>
          </mc:Fallback>
        </mc:AlternateContent>
      </w:r>
    </w:p>
    <w:p w14:paraId="5295B64C" w14:textId="77777777" w:rsidR="00810F5B" w:rsidRPr="0072788A" w:rsidRDefault="00810F5B" w:rsidP="00810F5B"/>
    <w:p w14:paraId="547F51EE" w14:textId="77777777" w:rsidR="00810F5B" w:rsidRPr="0072788A" w:rsidRDefault="00810F5B" w:rsidP="00810F5B">
      <w:r w:rsidRPr="0072788A">
        <w:t>Very important</w:t>
      </w:r>
    </w:p>
    <w:p w14:paraId="33770CE0" w14:textId="77777777" w:rsidR="00810F5B" w:rsidRPr="0072788A" w:rsidRDefault="00810F5B" w:rsidP="00810F5B">
      <w:r w:rsidRPr="0072788A">
        <w:t>Quite important</w:t>
      </w:r>
    </w:p>
    <w:p w14:paraId="7935B90D" w14:textId="77777777" w:rsidR="00810F5B" w:rsidRPr="0072788A" w:rsidRDefault="00810F5B" w:rsidP="00810F5B">
      <w:r w:rsidRPr="0072788A">
        <w:t>Not very important</w:t>
      </w:r>
    </w:p>
    <w:p w14:paraId="1D091319" w14:textId="77777777" w:rsidR="00810F5B" w:rsidRPr="0072788A" w:rsidRDefault="00810F5B" w:rsidP="00810F5B">
      <w:r w:rsidRPr="0072788A">
        <w:t>Not at all important</w:t>
      </w:r>
    </w:p>
    <w:p w14:paraId="002E64CD" w14:textId="77777777" w:rsidR="00810F5B" w:rsidRPr="0072788A" w:rsidRDefault="00810F5B" w:rsidP="00810F5B"/>
    <w:p w14:paraId="0EDDC13A" w14:textId="77777777" w:rsidR="00810F5B" w:rsidRPr="0072788A" w:rsidRDefault="00810F5B" w:rsidP="00810F5B">
      <w:r w:rsidRPr="0072788A">
        <w:t>SEVERAL STATEMENTS PER SCREEN.  RANDOMISE STATEMENTS.  ONE CODE ONLY PER STATEMENT.</w:t>
      </w:r>
    </w:p>
    <w:p w14:paraId="45A6D6C4" w14:textId="77777777" w:rsidR="00810F5B" w:rsidRDefault="00810F5B" w:rsidP="002A7120"/>
    <w:p w14:paraId="655156F2" w14:textId="7C817287" w:rsidR="00D50F0E" w:rsidRDefault="00D50F0E" w:rsidP="002A7120"/>
    <w:p w14:paraId="0D13A579" w14:textId="77777777" w:rsidR="00D50F0E" w:rsidRDefault="00D50F0E" w:rsidP="002A7120"/>
    <w:p w14:paraId="4228237B" w14:textId="77777777" w:rsidR="004516E2" w:rsidRDefault="004516E2">
      <w:r>
        <w:br w:type="page"/>
      </w:r>
    </w:p>
    <w:p w14:paraId="314007DB" w14:textId="37C95755" w:rsidR="005669EC" w:rsidRDefault="005669EC" w:rsidP="005669EC">
      <w:r>
        <w:lastRenderedPageBreak/>
        <w:t>VASEG</w:t>
      </w:r>
    </w:p>
    <w:p w14:paraId="0452D9E9" w14:textId="77777777" w:rsidR="00576726" w:rsidRDefault="005669EC" w:rsidP="005669EC">
      <w:r>
        <w:t>VALUE SEG</w:t>
      </w:r>
      <w:r w:rsidR="00576726">
        <w:t>M</w:t>
      </w:r>
      <w:commentRangeStart w:id="14"/>
      <w:r w:rsidR="00576726">
        <w:t>ENTS</w:t>
      </w:r>
      <w:commentRangeEnd w:id="14"/>
      <w:r w:rsidR="008D0BB7">
        <w:rPr>
          <w:rStyle w:val="CommentReference"/>
        </w:rPr>
        <w:commentReference w:id="14"/>
      </w:r>
    </w:p>
    <w:p w14:paraId="0612CB31" w14:textId="75676052" w:rsidR="00576726" w:rsidRPr="00576726" w:rsidRDefault="00576726" w:rsidP="00576726">
      <w:pPr>
        <w:rPr>
          <w:rFonts w:cs="Arial"/>
        </w:rPr>
      </w:pPr>
      <w:r w:rsidRPr="00576726">
        <w:rPr>
          <w:rFonts w:cs="Arial"/>
        </w:rPr>
        <w:t xml:space="preserve">For the next few questions, we are interested in learning more about you as a person. Please indicate how strongly you agree or disagree with each of the statements below. Please keep in mind that we want to learn about you. Please avoid using the same scale choice for all/most of your responses. </w:t>
      </w:r>
    </w:p>
    <w:p w14:paraId="519C658A" w14:textId="77777777" w:rsidR="00576726" w:rsidRPr="0072788A" w:rsidRDefault="00576726" w:rsidP="00576726">
      <w:pPr>
        <w:rPr>
          <w:i/>
        </w:rPr>
      </w:pPr>
      <w:r w:rsidRPr="0072788A">
        <w:rPr>
          <w:i/>
        </w:rPr>
        <w:t>Please answer for each issue</w:t>
      </w:r>
    </w:p>
    <w:p w14:paraId="19E71850" w14:textId="77777777" w:rsidR="00576726" w:rsidRPr="00576726" w:rsidRDefault="00576726" w:rsidP="00576726">
      <w:pPr>
        <w:rPr>
          <w:rFonts w:ascii="Calibri" w:hAnsi="Calibri" w:cs="Calibri"/>
          <w:sz w:val="24"/>
          <w:szCs w:val="24"/>
          <w:lang w:val="en-ZA" w:eastAsia="zh-CN"/>
        </w:rPr>
      </w:pPr>
    </w:p>
    <w:tbl>
      <w:tblPr>
        <w:tblW w:w="11380" w:type="dxa"/>
        <w:tblLook w:val="04A0" w:firstRow="1" w:lastRow="0" w:firstColumn="1" w:lastColumn="0" w:noHBand="0" w:noVBand="1"/>
      </w:tblPr>
      <w:tblGrid>
        <w:gridCol w:w="11380"/>
      </w:tblGrid>
      <w:tr w:rsidR="004516E2" w:rsidRPr="004516E2" w14:paraId="4A8C8265" w14:textId="77777777" w:rsidTr="004516E2">
        <w:trPr>
          <w:trHeight w:val="310"/>
        </w:trPr>
        <w:tc>
          <w:tcPr>
            <w:tcW w:w="11380" w:type="dxa"/>
            <w:tcBorders>
              <w:top w:val="nil"/>
              <w:left w:val="nil"/>
              <w:bottom w:val="nil"/>
              <w:right w:val="nil"/>
            </w:tcBorders>
            <w:shd w:val="clear" w:color="auto" w:fill="auto"/>
            <w:noWrap/>
            <w:vAlign w:val="bottom"/>
            <w:hideMark/>
          </w:tcPr>
          <w:p w14:paraId="06F39AF6" w14:textId="77777777" w:rsidR="004516E2" w:rsidRPr="004516E2" w:rsidRDefault="004516E2" w:rsidP="004516E2">
            <w:r w:rsidRPr="004516E2">
              <w:t>I choose to abstain from sex and remain a virgin</w:t>
            </w:r>
          </w:p>
        </w:tc>
      </w:tr>
      <w:tr w:rsidR="004516E2" w:rsidRPr="004516E2" w14:paraId="5C42451F" w14:textId="77777777" w:rsidTr="004516E2">
        <w:trPr>
          <w:trHeight w:val="310"/>
        </w:trPr>
        <w:tc>
          <w:tcPr>
            <w:tcW w:w="11380" w:type="dxa"/>
            <w:tcBorders>
              <w:top w:val="nil"/>
              <w:left w:val="nil"/>
              <w:bottom w:val="nil"/>
              <w:right w:val="nil"/>
            </w:tcBorders>
            <w:shd w:val="clear" w:color="auto" w:fill="auto"/>
            <w:noWrap/>
            <w:vAlign w:val="bottom"/>
            <w:hideMark/>
          </w:tcPr>
          <w:p w14:paraId="0B732AEC" w14:textId="77777777" w:rsidR="004516E2" w:rsidRPr="004516E2" w:rsidRDefault="004516E2" w:rsidP="004516E2">
            <w:r w:rsidRPr="004516E2">
              <w:t>I am confident enough to insist on using a condom when having sex</w:t>
            </w:r>
          </w:p>
        </w:tc>
      </w:tr>
      <w:tr w:rsidR="004516E2" w:rsidRPr="004516E2" w14:paraId="64EAFCD3" w14:textId="77777777" w:rsidTr="004516E2">
        <w:trPr>
          <w:trHeight w:val="310"/>
        </w:trPr>
        <w:tc>
          <w:tcPr>
            <w:tcW w:w="11380" w:type="dxa"/>
            <w:tcBorders>
              <w:top w:val="nil"/>
              <w:left w:val="nil"/>
              <w:bottom w:val="nil"/>
              <w:right w:val="nil"/>
            </w:tcBorders>
            <w:shd w:val="clear" w:color="auto" w:fill="auto"/>
            <w:noWrap/>
            <w:vAlign w:val="bottom"/>
            <w:hideMark/>
          </w:tcPr>
          <w:p w14:paraId="7562A899" w14:textId="77777777" w:rsidR="004516E2" w:rsidRPr="004516E2" w:rsidRDefault="004516E2" w:rsidP="004516E2">
            <w:r w:rsidRPr="004516E2">
              <w:t>I occasionally have one night stands with people I don't know well</w:t>
            </w:r>
          </w:p>
        </w:tc>
      </w:tr>
      <w:tr w:rsidR="004516E2" w:rsidRPr="004516E2" w14:paraId="5599AE48" w14:textId="77777777" w:rsidTr="004516E2">
        <w:trPr>
          <w:trHeight w:val="310"/>
        </w:trPr>
        <w:tc>
          <w:tcPr>
            <w:tcW w:w="11380" w:type="dxa"/>
            <w:tcBorders>
              <w:top w:val="nil"/>
              <w:left w:val="nil"/>
              <w:bottom w:val="nil"/>
              <w:right w:val="nil"/>
            </w:tcBorders>
            <w:shd w:val="clear" w:color="auto" w:fill="auto"/>
            <w:noWrap/>
            <w:vAlign w:val="bottom"/>
            <w:hideMark/>
          </w:tcPr>
          <w:p w14:paraId="25F2259D" w14:textId="77777777" w:rsidR="004516E2" w:rsidRPr="004516E2" w:rsidRDefault="004516E2" w:rsidP="004516E2">
            <w:r w:rsidRPr="004516E2">
              <w:t>I use home remedies to protect myself from contracting HIV/ Aids before or after having sex</w:t>
            </w:r>
          </w:p>
        </w:tc>
      </w:tr>
      <w:tr w:rsidR="004516E2" w:rsidRPr="004516E2" w14:paraId="75063BAE" w14:textId="77777777" w:rsidTr="004516E2">
        <w:trPr>
          <w:trHeight w:val="310"/>
        </w:trPr>
        <w:tc>
          <w:tcPr>
            <w:tcW w:w="11380" w:type="dxa"/>
            <w:tcBorders>
              <w:top w:val="nil"/>
              <w:left w:val="nil"/>
              <w:bottom w:val="nil"/>
              <w:right w:val="nil"/>
            </w:tcBorders>
            <w:shd w:val="clear" w:color="auto" w:fill="auto"/>
            <w:noWrap/>
            <w:vAlign w:val="bottom"/>
            <w:hideMark/>
          </w:tcPr>
          <w:p w14:paraId="03BFED7B" w14:textId="77777777" w:rsidR="004516E2" w:rsidRPr="004516E2" w:rsidRDefault="004516E2" w:rsidP="004516E2">
            <w:r w:rsidRPr="004516E2">
              <w:t>My family does not allow me to have a boyfriend</w:t>
            </w:r>
          </w:p>
        </w:tc>
      </w:tr>
      <w:tr w:rsidR="004516E2" w:rsidRPr="004516E2" w14:paraId="45EA2A60" w14:textId="77777777" w:rsidTr="004516E2">
        <w:trPr>
          <w:trHeight w:val="310"/>
        </w:trPr>
        <w:tc>
          <w:tcPr>
            <w:tcW w:w="11380" w:type="dxa"/>
            <w:tcBorders>
              <w:top w:val="nil"/>
              <w:left w:val="nil"/>
              <w:bottom w:val="nil"/>
              <w:right w:val="nil"/>
            </w:tcBorders>
            <w:shd w:val="clear" w:color="auto" w:fill="auto"/>
            <w:noWrap/>
            <w:vAlign w:val="bottom"/>
            <w:hideMark/>
          </w:tcPr>
          <w:p w14:paraId="0B2C84AA" w14:textId="77777777" w:rsidR="004516E2" w:rsidRPr="004516E2" w:rsidRDefault="004516E2" w:rsidP="004516E2">
            <w:r w:rsidRPr="004516E2">
              <w:t>Friends/family often insult me or deliberately make me feel bad about myself</w:t>
            </w:r>
          </w:p>
        </w:tc>
      </w:tr>
      <w:tr w:rsidR="004516E2" w:rsidRPr="004516E2" w14:paraId="1A8467A6" w14:textId="77777777" w:rsidTr="004516E2">
        <w:trPr>
          <w:trHeight w:val="310"/>
        </w:trPr>
        <w:tc>
          <w:tcPr>
            <w:tcW w:w="11380" w:type="dxa"/>
            <w:tcBorders>
              <w:top w:val="nil"/>
              <w:left w:val="nil"/>
              <w:bottom w:val="nil"/>
              <w:right w:val="nil"/>
            </w:tcBorders>
            <w:shd w:val="clear" w:color="auto" w:fill="auto"/>
            <w:noWrap/>
            <w:vAlign w:val="bottom"/>
            <w:hideMark/>
          </w:tcPr>
          <w:p w14:paraId="43687CB1" w14:textId="77777777" w:rsidR="004516E2" w:rsidRPr="004516E2" w:rsidRDefault="004516E2" w:rsidP="004516E2">
            <w:r w:rsidRPr="004516E2">
              <w:t>I am comfortable having sex with more than one partner</w:t>
            </w:r>
          </w:p>
        </w:tc>
      </w:tr>
      <w:tr w:rsidR="004516E2" w:rsidRPr="004516E2" w14:paraId="75FF37B2" w14:textId="77777777" w:rsidTr="004516E2">
        <w:trPr>
          <w:trHeight w:val="310"/>
        </w:trPr>
        <w:tc>
          <w:tcPr>
            <w:tcW w:w="11380" w:type="dxa"/>
            <w:tcBorders>
              <w:top w:val="nil"/>
              <w:left w:val="nil"/>
              <w:bottom w:val="nil"/>
              <w:right w:val="nil"/>
            </w:tcBorders>
            <w:shd w:val="clear" w:color="auto" w:fill="auto"/>
            <w:noWrap/>
            <w:vAlign w:val="bottom"/>
            <w:hideMark/>
          </w:tcPr>
          <w:p w14:paraId="6488FA82" w14:textId="77777777" w:rsidR="004516E2" w:rsidRPr="004516E2" w:rsidRDefault="004516E2" w:rsidP="004516E2">
            <w:r w:rsidRPr="004516E2">
              <w:t>I am comfortable to having sex with an older man in exchange for looking after my financial needs</w:t>
            </w:r>
          </w:p>
        </w:tc>
      </w:tr>
      <w:tr w:rsidR="004516E2" w:rsidRPr="004516E2" w14:paraId="76C099F2" w14:textId="77777777" w:rsidTr="004516E2">
        <w:trPr>
          <w:trHeight w:val="310"/>
        </w:trPr>
        <w:tc>
          <w:tcPr>
            <w:tcW w:w="11380" w:type="dxa"/>
            <w:tcBorders>
              <w:top w:val="nil"/>
              <w:left w:val="nil"/>
              <w:bottom w:val="nil"/>
              <w:right w:val="nil"/>
            </w:tcBorders>
            <w:shd w:val="clear" w:color="auto" w:fill="auto"/>
            <w:noWrap/>
            <w:vAlign w:val="bottom"/>
            <w:hideMark/>
          </w:tcPr>
          <w:p w14:paraId="5B08AC23" w14:textId="77777777" w:rsidR="004516E2" w:rsidRPr="004516E2" w:rsidRDefault="004516E2" w:rsidP="004516E2">
            <w:r w:rsidRPr="004516E2">
              <w:t>My family is very protective over me and my general well being</w:t>
            </w:r>
          </w:p>
        </w:tc>
      </w:tr>
      <w:tr w:rsidR="004516E2" w:rsidRPr="004516E2" w14:paraId="6075CEA4" w14:textId="77777777" w:rsidTr="004516E2">
        <w:trPr>
          <w:trHeight w:val="310"/>
        </w:trPr>
        <w:tc>
          <w:tcPr>
            <w:tcW w:w="11380" w:type="dxa"/>
            <w:tcBorders>
              <w:top w:val="nil"/>
              <w:left w:val="nil"/>
              <w:bottom w:val="nil"/>
              <w:right w:val="nil"/>
            </w:tcBorders>
            <w:shd w:val="clear" w:color="auto" w:fill="auto"/>
            <w:noWrap/>
            <w:vAlign w:val="bottom"/>
            <w:hideMark/>
          </w:tcPr>
          <w:p w14:paraId="55DED3F2" w14:textId="77777777" w:rsidR="004516E2" w:rsidRPr="004516E2" w:rsidRDefault="004516E2" w:rsidP="004516E2">
            <w:r w:rsidRPr="004516E2">
              <w:t>I am highly influenced by what other people tell me in general</w:t>
            </w:r>
          </w:p>
        </w:tc>
      </w:tr>
    </w:tbl>
    <w:p w14:paraId="6F4ABB8E" w14:textId="77777777" w:rsidR="004516E2" w:rsidRDefault="004516E2" w:rsidP="005669EC"/>
    <w:p w14:paraId="1B754824" w14:textId="77777777" w:rsidR="004516E2" w:rsidRDefault="004516E2" w:rsidP="005669EC"/>
    <w:p w14:paraId="7D5D50A9" w14:textId="35140BA0" w:rsidR="004516E2" w:rsidRPr="0072788A" w:rsidRDefault="005C04FC" w:rsidP="004516E2">
      <w:r>
        <w:t>Strongly Agree</w:t>
      </w:r>
    </w:p>
    <w:p w14:paraId="7FEC5D73" w14:textId="57FA8E7E" w:rsidR="004516E2" w:rsidRPr="0072788A" w:rsidRDefault="005C04FC" w:rsidP="004516E2">
      <w:r>
        <w:t>Agree</w:t>
      </w:r>
    </w:p>
    <w:p w14:paraId="29CA00EF" w14:textId="3384A68C" w:rsidR="004516E2" w:rsidRPr="0072788A" w:rsidRDefault="005C04FC" w:rsidP="004516E2">
      <w:r>
        <w:t xml:space="preserve">Neither agree </w:t>
      </w:r>
      <w:proofErr w:type="gramStart"/>
      <w:r>
        <w:t>or</w:t>
      </w:r>
      <w:proofErr w:type="gramEnd"/>
      <w:r>
        <w:t xml:space="preserve"> disagree</w:t>
      </w:r>
    </w:p>
    <w:p w14:paraId="4592A9EA" w14:textId="3F06BD49" w:rsidR="004516E2" w:rsidRDefault="005C04FC" w:rsidP="004516E2">
      <w:r>
        <w:t>Disagree</w:t>
      </w:r>
    </w:p>
    <w:p w14:paraId="00986234" w14:textId="45CF02CE" w:rsidR="005C04FC" w:rsidRDefault="005C04FC" w:rsidP="004516E2">
      <w:r>
        <w:t>Strongly disagree</w:t>
      </w:r>
    </w:p>
    <w:p w14:paraId="31AB7EAA" w14:textId="30C3DD17" w:rsidR="005C04FC" w:rsidRPr="0072788A" w:rsidRDefault="005C04FC" w:rsidP="004516E2">
      <w:r>
        <w:t>I would pre</w:t>
      </w:r>
      <w:r w:rsidR="008D0BB7">
        <w:t xml:space="preserve">fer not to </w:t>
      </w:r>
      <w:proofErr w:type="spellStart"/>
      <w:r w:rsidR="008D0BB7">
        <w:t>anser</w:t>
      </w:r>
      <w:proofErr w:type="spellEnd"/>
    </w:p>
    <w:p w14:paraId="268D4EBA" w14:textId="77777777" w:rsidR="004516E2" w:rsidRPr="0072788A" w:rsidRDefault="004516E2" w:rsidP="004516E2"/>
    <w:p w14:paraId="19535F03" w14:textId="47B39FCC" w:rsidR="000A44FD" w:rsidRPr="00E64D06" w:rsidRDefault="004516E2" w:rsidP="004516E2">
      <w:pPr>
        <w:rPr>
          <w:color w:val="auto"/>
        </w:rPr>
      </w:pPr>
      <w:r w:rsidRPr="0072788A">
        <w:t>RANDOMISE STATEMENTS.  ONE CODE ONLY PER STATEMENT</w:t>
      </w:r>
      <w:r>
        <w:t xml:space="preserve"> </w:t>
      </w:r>
      <w:r w:rsidR="006275B7">
        <w:br w:type="page"/>
      </w:r>
    </w:p>
    <w:p w14:paraId="4D798396" w14:textId="1649BEA9" w:rsidR="00ED7AA0" w:rsidRPr="00E64D06" w:rsidRDefault="00ED7AA0" w:rsidP="00C40521">
      <w:pPr>
        <w:pBdr>
          <w:bottom w:val="single" w:sz="12" w:space="1" w:color="auto"/>
        </w:pBdr>
        <w:rPr>
          <w:color w:val="auto"/>
        </w:rPr>
      </w:pPr>
    </w:p>
    <w:p w14:paraId="49B9FFA3" w14:textId="77777777" w:rsidR="00F45C52" w:rsidRPr="00760EE4" w:rsidRDefault="00F45C52" w:rsidP="00BD2404">
      <w:pPr>
        <w:jc w:val="both"/>
        <w:rPr>
          <w:color w:val="auto"/>
        </w:rPr>
      </w:pPr>
    </w:p>
    <w:p w14:paraId="7F90EA80" w14:textId="77777777" w:rsidR="00556048" w:rsidRPr="00490CC2" w:rsidRDefault="00556048" w:rsidP="00BD2404">
      <w:pPr>
        <w:jc w:val="both"/>
        <w:rPr>
          <w:color w:val="auto"/>
        </w:rPr>
      </w:pPr>
    </w:p>
    <w:p w14:paraId="13C300C3" w14:textId="6B1ACBC0" w:rsidR="00704603" w:rsidRPr="00D50F0E" w:rsidRDefault="00704603" w:rsidP="00D50F0E">
      <w:pPr>
        <w:pStyle w:val="Comments"/>
        <w:rPr>
          <w:rFonts w:ascii="Arial" w:hAnsi="Arial" w:cs="Arial"/>
          <w:i/>
          <w:color w:val="auto"/>
          <w:lang w:val="en-GB"/>
        </w:rPr>
      </w:pPr>
      <w:r w:rsidRPr="00C005BF">
        <w:rPr>
          <w:rFonts w:ascii="Arial" w:hAnsi="Arial" w:cs="Arial"/>
          <w:i/>
          <w:sz w:val="20"/>
          <w:szCs w:val="20"/>
          <w:lang w:val="en-GB"/>
        </w:rPr>
        <w:t xml:space="preserve">1 - STANDARD </w:t>
      </w:r>
      <w:bookmarkStart w:id="15" w:name="_Hlk9264877"/>
      <w:r w:rsidR="00FC6D89">
        <w:rPr>
          <w:rFonts w:ascii="Arial" w:hAnsi="Arial" w:cs="Arial"/>
          <w:i/>
          <w:sz w:val="20"/>
          <w:szCs w:val="20"/>
          <w:lang w:val="en-GB"/>
        </w:rPr>
        <w:t>KANTARPLAYER</w:t>
      </w:r>
      <w:bookmarkEnd w:id="15"/>
    </w:p>
    <w:p w14:paraId="3B010185" w14:textId="77777777" w:rsidR="00FA342D" w:rsidRPr="00760EE4" w:rsidRDefault="00FA342D" w:rsidP="00F47F95">
      <w:pPr>
        <w:rPr>
          <w:rFonts w:cs="Arial"/>
          <w:i/>
        </w:rPr>
      </w:pPr>
      <w:r w:rsidRPr="00C005BF">
        <w:rPr>
          <w:lang w:eastAsia="en-US"/>
        </w:rPr>
        <w:t>ADINTRO</w:t>
      </w:r>
    </w:p>
    <w:p w14:paraId="30A42C80" w14:textId="77777777" w:rsidR="00215764" w:rsidRPr="00CA1A10" w:rsidRDefault="00215764" w:rsidP="00866560"/>
    <w:p w14:paraId="254BF488" w14:textId="196832A0" w:rsidR="00215764" w:rsidRPr="001415DA" w:rsidRDefault="00215764" w:rsidP="00866560">
      <w:pPr>
        <w:rPr>
          <w:rFonts w:cs="Arial"/>
          <w:color w:val="auto"/>
        </w:rPr>
      </w:pPr>
      <w:r w:rsidRPr="005E1958">
        <w:rPr>
          <w:rFonts w:cs="Arial"/>
          <w:color w:val="auto"/>
        </w:rPr>
        <w:t>The ad we'd like you to watch will be shown on the next page</w:t>
      </w:r>
      <w:r w:rsidR="00D50F0E">
        <w:rPr>
          <w:rFonts w:cs="Arial"/>
          <w:color w:val="auto"/>
        </w:rPr>
        <w:t xml:space="preserve"> within a Facebook setting</w:t>
      </w:r>
      <w:r w:rsidRPr="005E1958">
        <w:rPr>
          <w:rFonts w:cs="Arial"/>
          <w:color w:val="auto"/>
        </w:rPr>
        <w:t>. Depending on your connection speed, it may take a few seconds to load</w:t>
      </w:r>
      <w:r w:rsidRPr="00760EE4">
        <w:rPr>
          <w:rFonts w:cs="Arial"/>
          <w:color w:val="auto"/>
        </w:rPr>
        <w:t>.</w:t>
      </w:r>
    </w:p>
    <w:p w14:paraId="6DF0CA90" w14:textId="4D6AE769" w:rsidR="00647188" w:rsidRPr="00C005BF" w:rsidRDefault="00647188" w:rsidP="00866560">
      <w:pPr>
        <w:rPr>
          <w:rFonts w:cs="Arial"/>
          <w:color w:val="auto"/>
        </w:rPr>
      </w:pPr>
    </w:p>
    <w:p w14:paraId="28598982" w14:textId="77777777" w:rsidR="00DA3577" w:rsidRPr="001415DA" w:rsidRDefault="00DA3577" w:rsidP="00DA3577">
      <w:pPr>
        <w:rPr>
          <w:rFonts w:cs="Arial"/>
          <w:color w:val="auto"/>
        </w:rPr>
      </w:pPr>
      <w:r w:rsidRPr="003D089D">
        <w:rPr>
          <w:rFonts w:cs="Arial"/>
          <w:color w:val="auto"/>
        </w:rPr>
        <w:t>Please be patient, we really want your opinion of this ad.</w:t>
      </w:r>
    </w:p>
    <w:p w14:paraId="0DFD059D" w14:textId="77777777" w:rsidR="00DA3577" w:rsidRPr="00C005BF" w:rsidRDefault="00DA3577" w:rsidP="00704603">
      <w:pPr>
        <w:rPr>
          <w:rFonts w:cs="Arial"/>
          <w:color w:val="auto"/>
        </w:rPr>
      </w:pPr>
    </w:p>
    <w:p w14:paraId="3ECD1327" w14:textId="77777777" w:rsidR="00215764" w:rsidRPr="006504DD" w:rsidRDefault="00215764" w:rsidP="00866560">
      <w:pPr>
        <w:rPr>
          <w:color w:val="auto"/>
        </w:rPr>
      </w:pPr>
      <w:r w:rsidRPr="006504DD">
        <w:rPr>
          <w:color w:val="auto"/>
        </w:rPr>
        <w:t>NEW SCREEN</w:t>
      </w:r>
    </w:p>
    <w:p w14:paraId="5C64A512" w14:textId="77777777" w:rsidR="00FC6D89" w:rsidRPr="00FC6D89" w:rsidRDefault="00FC6D89" w:rsidP="00FC6D89">
      <w:pPr>
        <w:rPr>
          <w:rFonts w:cs="Arial"/>
        </w:rPr>
      </w:pPr>
      <w:bookmarkStart w:id="16" w:name="_Hlk9264907"/>
      <w:r w:rsidRPr="005A2B42">
        <w:rPr>
          <w:rFonts w:cs="Arial"/>
        </w:rPr>
        <w:t>KANTARPLAYER</w:t>
      </w:r>
      <w:r w:rsidRPr="006275B7" w:rsidDel="00FC6D89">
        <w:rPr>
          <w:rFonts w:cs="Arial"/>
        </w:rPr>
        <w:t xml:space="preserve"> </w:t>
      </w:r>
      <w:proofErr w:type="spellStart"/>
      <w:r w:rsidRPr="00FC6D89">
        <w:rPr>
          <w:rFonts w:cs="Arial"/>
          <w:bCs/>
          <w:lang w:val="en-US"/>
        </w:rPr>
        <w:t>playvideo</w:t>
      </w:r>
      <w:proofErr w:type="spellEnd"/>
    </w:p>
    <w:p w14:paraId="1C1D7E94" w14:textId="77777777" w:rsidR="00877624" w:rsidRPr="00877624" w:rsidRDefault="00FC6D89" w:rsidP="00704603">
      <w:pPr>
        <w:rPr>
          <w:color w:val="auto"/>
        </w:rPr>
      </w:pPr>
      <w:bookmarkStart w:id="17" w:name="_Hlk9264924"/>
      <w:bookmarkEnd w:id="16"/>
      <w:r>
        <w:rPr>
          <w:color w:val="auto"/>
        </w:rPr>
        <w:t>Press the play button.</w:t>
      </w:r>
      <w:bookmarkEnd w:id="17"/>
    </w:p>
    <w:p w14:paraId="328DC1D8" w14:textId="77777777" w:rsidR="00704603" w:rsidRPr="006275B7" w:rsidRDefault="00704603" w:rsidP="00704603">
      <w:pPr>
        <w:rPr>
          <w:rFonts w:cs="Arial"/>
        </w:rPr>
      </w:pPr>
      <w:r w:rsidRPr="006275B7">
        <w:rPr>
          <w:rFonts w:cs="Arial"/>
        </w:rPr>
        <w:t xml:space="preserve">PLAY THE CLIENT TEST AD ONCE USING STANDARD </w:t>
      </w:r>
      <w:bookmarkStart w:id="18" w:name="_Hlk9264885"/>
      <w:r w:rsidR="00FC6D89" w:rsidRPr="005A2B42">
        <w:rPr>
          <w:rFonts w:cs="Arial"/>
        </w:rPr>
        <w:t>KANTARPLAYER</w:t>
      </w:r>
      <w:bookmarkEnd w:id="18"/>
    </w:p>
    <w:p w14:paraId="0352394A" w14:textId="77777777" w:rsidR="00E55407" w:rsidRPr="006275B7" w:rsidRDefault="00E55407" w:rsidP="00E55407">
      <w:pPr>
        <w:pStyle w:val="Footer"/>
        <w:rPr>
          <w:rFonts w:cs="Arial"/>
        </w:rPr>
      </w:pPr>
      <w:r w:rsidRPr="006275B7">
        <w:rPr>
          <w:rFonts w:cs="Arial"/>
        </w:rPr>
        <w:sym w:font="Wingdings 3" w:char="F075"/>
      </w:r>
    </w:p>
    <w:p w14:paraId="046C79BE" w14:textId="77777777" w:rsidR="00215764" w:rsidRPr="006275B7" w:rsidRDefault="00215764" w:rsidP="00866560"/>
    <w:p w14:paraId="508727CB" w14:textId="77777777" w:rsidR="00215764" w:rsidRPr="006275B7" w:rsidRDefault="00215764" w:rsidP="00866560">
      <w:r w:rsidRPr="006275B7">
        <w:t>NEW SCREEN</w:t>
      </w:r>
    </w:p>
    <w:p w14:paraId="6C0E894D" w14:textId="4B229220" w:rsidR="00215764" w:rsidRPr="006275B7" w:rsidRDefault="00215764" w:rsidP="00866560">
      <w:pPr>
        <w:pStyle w:val="Footer"/>
        <w:tabs>
          <w:tab w:val="clear" w:pos="4819"/>
          <w:tab w:val="clear" w:pos="9071"/>
        </w:tabs>
      </w:pPr>
      <w:r w:rsidRPr="006275B7">
        <w:t xml:space="preserve">We would like you to </w:t>
      </w:r>
      <w:r w:rsidR="00D50F0E">
        <w:t>view</w:t>
      </w:r>
      <w:r w:rsidRPr="006275B7">
        <w:t xml:space="preserve"> the ad one more time.</w:t>
      </w:r>
    </w:p>
    <w:p w14:paraId="04B6357A" w14:textId="4D2E5E64" w:rsidR="00E55407" w:rsidRPr="006275B7" w:rsidRDefault="00D50F0E" w:rsidP="00E55407">
      <w:pPr>
        <w:rPr>
          <w:rFonts w:cs="Arial"/>
        </w:rPr>
      </w:pPr>
      <w:r>
        <w:rPr>
          <w:rFonts w:cs="Arial"/>
        </w:rPr>
        <w:t>ALLOW RESPONDENT TO VIEW ADVERT BEFORE PROCEEDING</w:t>
      </w:r>
    </w:p>
    <w:p w14:paraId="5D2E4F60" w14:textId="77777777" w:rsidR="00E55407" w:rsidRPr="00760EE4" w:rsidRDefault="00E55407" w:rsidP="004E6173">
      <w:pPr>
        <w:rPr>
          <w:rFonts w:cs="Arial"/>
        </w:rPr>
      </w:pPr>
      <w:r w:rsidRPr="00760EE4">
        <w:rPr>
          <w:rFonts w:cs="Arial"/>
        </w:rPr>
        <w:sym w:font="Wingdings 3" w:char="F075"/>
      </w:r>
    </w:p>
    <w:p w14:paraId="54A80FB5" w14:textId="77777777" w:rsidR="00E55407" w:rsidRPr="00C005BF" w:rsidRDefault="00E55407" w:rsidP="00E55407">
      <w:pPr>
        <w:pStyle w:val="Comments"/>
        <w:pBdr>
          <w:bottom w:val="single" w:sz="12" w:space="1" w:color="auto"/>
        </w:pBdr>
        <w:spacing w:after="0" w:line="240" w:lineRule="auto"/>
        <w:rPr>
          <w:rFonts w:ascii="Arial" w:hAnsi="Arial" w:cs="Arial"/>
          <w:b w:val="0"/>
          <w:color w:val="auto"/>
          <w:sz w:val="20"/>
          <w:szCs w:val="20"/>
          <w:lang w:val="en-GB"/>
        </w:rPr>
      </w:pPr>
      <w:r w:rsidRPr="00C005BF">
        <w:rPr>
          <w:rFonts w:ascii="Arial" w:hAnsi="Arial" w:cs="Arial"/>
          <w:b w:val="0"/>
          <w:color w:val="auto"/>
          <w:sz w:val="20"/>
          <w:szCs w:val="20"/>
          <w:lang w:val="en-GB"/>
        </w:rPr>
        <w:t>SKIP TO Q6 ENJOYMENT</w:t>
      </w:r>
    </w:p>
    <w:p w14:paraId="4E6F79EE" w14:textId="77777777" w:rsidR="00215764" w:rsidRPr="00760EE4" w:rsidRDefault="00215764" w:rsidP="00866560"/>
    <w:p w14:paraId="1CFC0EEE" w14:textId="77777777" w:rsidR="0065555B" w:rsidRPr="0072788A" w:rsidRDefault="00215764" w:rsidP="0065555B">
      <w:pPr>
        <w:pStyle w:val="Footer"/>
        <w:tabs>
          <w:tab w:val="clear" w:pos="4819"/>
          <w:tab w:val="clear" w:pos="9071"/>
        </w:tabs>
      </w:pPr>
      <w:r w:rsidRPr="00C005BF">
        <w:br w:type="page"/>
      </w:r>
      <w:r w:rsidR="0065555B" w:rsidRPr="0072788A">
        <w:lastRenderedPageBreak/>
        <w:t>QPS5</w:t>
      </w:r>
    </w:p>
    <w:p w14:paraId="0CD56F4B" w14:textId="77777777" w:rsidR="0065555B" w:rsidRPr="0072788A" w:rsidRDefault="0065555B" w:rsidP="0065555B">
      <w:pPr>
        <w:pStyle w:val="Footer"/>
        <w:tabs>
          <w:tab w:val="clear" w:pos="4819"/>
          <w:tab w:val="clear" w:pos="9071"/>
        </w:tabs>
      </w:pPr>
      <w:r w:rsidRPr="0072788A">
        <w:t>CORE</w:t>
      </w:r>
    </w:p>
    <w:p w14:paraId="731B57E0" w14:textId="77777777" w:rsidR="0065555B" w:rsidRPr="0072788A" w:rsidRDefault="0065555B" w:rsidP="0065555B">
      <w:pPr>
        <w:pStyle w:val="Footer"/>
        <w:tabs>
          <w:tab w:val="clear" w:pos="4819"/>
          <w:tab w:val="clear" w:pos="9071"/>
        </w:tabs>
      </w:pPr>
      <w:r w:rsidRPr="0072788A">
        <w:t>How much would this advert grab your attention?</w:t>
      </w:r>
    </w:p>
    <w:p w14:paraId="7B071F16" w14:textId="77777777" w:rsidR="0065555B" w:rsidRPr="0072788A" w:rsidRDefault="0065555B" w:rsidP="0065555B">
      <w:pPr>
        <w:pStyle w:val="Footer"/>
        <w:tabs>
          <w:tab w:val="clear" w:pos="4819"/>
          <w:tab w:val="clear" w:pos="9071"/>
        </w:tabs>
      </w:pPr>
    </w:p>
    <w:p w14:paraId="5B4092CA" w14:textId="77777777" w:rsidR="0065555B" w:rsidRPr="0072788A" w:rsidRDefault="0065555B" w:rsidP="0065555B">
      <w:pPr>
        <w:pStyle w:val="Footer"/>
        <w:tabs>
          <w:tab w:val="clear" w:pos="4819"/>
          <w:tab w:val="clear" w:pos="9071"/>
        </w:tabs>
      </w:pPr>
      <w:r w:rsidRPr="0072788A">
        <w:t xml:space="preserve">Definitely would grab my attention </w:t>
      </w:r>
    </w:p>
    <w:p w14:paraId="574C3CB4" w14:textId="77777777" w:rsidR="0065555B" w:rsidRPr="0072788A" w:rsidRDefault="0065555B" w:rsidP="0065555B">
      <w:pPr>
        <w:pStyle w:val="Footer"/>
        <w:tabs>
          <w:tab w:val="clear" w:pos="4819"/>
          <w:tab w:val="clear" w:pos="9071"/>
        </w:tabs>
      </w:pPr>
      <w:r w:rsidRPr="0072788A">
        <w:t>Probably would grab my attention</w:t>
      </w:r>
    </w:p>
    <w:p w14:paraId="22C19FC2" w14:textId="77777777" w:rsidR="0065555B" w:rsidRPr="0072788A" w:rsidRDefault="0065555B" w:rsidP="0065555B">
      <w:pPr>
        <w:pStyle w:val="Footer"/>
        <w:tabs>
          <w:tab w:val="clear" w:pos="4819"/>
          <w:tab w:val="clear" w:pos="9071"/>
        </w:tabs>
      </w:pPr>
      <w:r w:rsidRPr="0072788A">
        <w:t>Probably would not grab my attention</w:t>
      </w:r>
    </w:p>
    <w:p w14:paraId="791A8B32" w14:textId="77777777" w:rsidR="0065555B" w:rsidRPr="0072788A" w:rsidRDefault="0065555B" w:rsidP="0065555B">
      <w:pPr>
        <w:pStyle w:val="Footer"/>
        <w:tabs>
          <w:tab w:val="clear" w:pos="4819"/>
          <w:tab w:val="clear" w:pos="9071"/>
        </w:tabs>
      </w:pPr>
      <w:r w:rsidRPr="0072788A">
        <w:t>Definitely would not grab my attention</w:t>
      </w:r>
    </w:p>
    <w:p w14:paraId="0A5B0670" w14:textId="77777777" w:rsidR="0065555B" w:rsidRPr="0072788A" w:rsidRDefault="0065555B" w:rsidP="0065555B">
      <w:pPr>
        <w:pStyle w:val="Footer"/>
        <w:tabs>
          <w:tab w:val="clear" w:pos="4819"/>
          <w:tab w:val="clear" w:pos="9071"/>
        </w:tabs>
      </w:pPr>
    </w:p>
    <w:p w14:paraId="6112A12C" w14:textId="77777777" w:rsidR="0065555B" w:rsidRPr="0072788A" w:rsidRDefault="0065555B" w:rsidP="0065555B">
      <w:pPr>
        <w:rPr>
          <w:color w:val="auto"/>
        </w:rPr>
      </w:pPr>
      <w:r w:rsidRPr="0072788A">
        <w:rPr>
          <w:color w:val="auto"/>
        </w:rPr>
        <w:t>ONE CODE ONLY</w:t>
      </w:r>
    </w:p>
    <w:p w14:paraId="4E24210F" w14:textId="22BDEE73" w:rsidR="00E55407" w:rsidRPr="00490CC2" w:rsidRDefault="00E55407" w:rsidP="00A30F6C">
      <w:pPr>
        <w:pStyle w:val="Comments"/>
        <w:spacing w:after="0" w:line="240" w:lineRule="auto"/>
        <w:rPr>
          <w:rFonts w:cs="Arial"/>
          <w:color w:val="auto"/>
        </w:rPr>
      </w:pPr>
    </w:p>
    <w:p w14:paraId="5B150919" w14:textId="21A94AA3" w:rsidR="00AB09F1" w:rsidRPr="001415DA" w:rsidRDefault="00DF2F2A" w:rsidP="00866560">
      <w:pPr>
        <w:rPr>
          <w:rFonts w:cs="Arial"/>
          <w:color w:val="auto"/>
        </w:rPr>
      </w:pPr>
      <w:r w:rsidRPr="003D089D">
        <w:rPr>
          <w:rFonts w:cs="Arial"/>
          <w:color w:val="auto"/>
        </w:rPr>
        <w:t xml:space="preserve">ENJOYMENT </w:t>
      </w:r>
    </w:p>
    <w:p w14:paraId="510AFD51" w14:textId="77777777" w:rsidR="00AB09F1" w:rsidRPr="005E1958" w:rsidRDefault="009B5B1D" w:rsidP="00866560">
      <w:pPr>
        <w:rPr>
          <w:color w:val="auto"/>
        </w:rPr>
      </w:pPr>
      <w:r w:rsidRPr="00CA1A10">
        <w:rPr>
          <w:color w:val="auto"/>
        </w:rPr>
        <w:t>Q</w:t>
      </w:r>
      <w:r w:rsidR="00AB09F1" w:rsidRPr="005E1958">
        <w:rPr>
          <w:color w:val="auto"/>
        </w:rPr>
        <w:t>6</w:t>
      </w:r>
    </w:p>
    <w:p w14:paraId="2DA4E238" w14:textId="77777777" w:rsidR="00AB09F1" w:rsidRPr="009F5798" w:rsidRDefault="00AB09F1" w:rsidP="00866560">
      <w:pPr>
        <w:rPr>
          <w:color w:val="auto"/>
        </w:rPr>
      </w:pPr>
      <w:r w:rsidRPr="009F5798">
        <w:rPr>
          <w:color w:val="auto"/>
        </w:rPr>
        <w:t>CORE</w:t>
      </w:r>
    </w:p>
    <w:p w14:paraId="2987575C" w14:textId="0546C398" w:rsidR="00AB09F1" w:rsidRPr="006504DD" w:rsidRDefault="00AB09F1" w:rsidP="00866560">
      <w:pPr>
        <w:rPr>
          <w:color w:val="auto"/>
        </w:rPr>
      </w:pPr>
      <w:r w:rsidRPr="00405846">
        <w:rPr>
          <w:color w:val="auto"/>
        </w:rPr>
        <w:t xml:space="preserve">How much would you </w:t>
      </w:r>
      <w:commentRangeStart w:id="19"/>
      <w:commentRangeStart w:id="20"/>
      <w:r w:rsidRPr="00405846">
        <w:rPr>
          <w:color w:val="auto"/>
        </w:rPr>
        <w:t>enjoy</w:t>
      </w:r>
      <w:commentRangeEnd w:id="19"/>
      <w:r w:rsidR="007829E5">
        <w:rPr>
          <w:rStyle w:val="CommentReference"/>
        </w:rPr>
        <w:commentReference w:id="19"/>
      </w:r>
      <w:commentRangeEnd w:id="20"/>
      <w:r w:rsidR="00D066A3">
        <w:rPr>
          <w:rStyle w:val="CommentReference"/>
        </w:rPr>
        <w:commentReference w:id="20"/>
      </w:r>
      <w:r w:rsidRPr="00405846">
        <w:rPr>
          <w:color w:val="auto"/>
        </w:rPr>
        <w:t xml:space="preserve"> watching this </w:t>
      </w:r>
      <w:r w:rsidR="00417A0F" w:rsidRPr="00405846">
        <w:rPr>
          <w:color w:val="auto"/>
        </w:rPr>
        <w:t xml:space="preserve">ad </w:t>
      </w:r>
      <w:r w:rsidRPr="006504DD">
        <w:rPr>
          <w:color w:val="auto"/>
        </w:rPr>
        <w:t xml:space="preserve">each time you see it on </w:t>
      </w:r>
      <w:r w:rsidR="00A30F6C">
        <w:rPr>
          <w:color w:val="auto"/>
        </w:rPr>
        <w:t>Facebook</w:t>
      </w:r>
      <w:r w:rsidRPr="006504DD">
        <w:rPr>
          <w:color w:val="auto"/>
        </w:rPr>
        <w:t>?</w:t>
      </w:r>
    </w:p>
    <w:p w14:paraId="482F362B" w14:textId="77777777" w:rsidR="00AB09F1" w:rsidRPr="006275B7" w:rsidRDefault="00AB09F1" w:rsidP="00866560">
      <w:pPr>
        <w:rPr>
          <w:color w:val="auto"/>
        </w:rPr>
      </w:pPr>
    </w:p>
    <w:p w14:paraId="563DEFFA" w14:textId="77777777" w:rsidR="00AB09F1" w:rsidRPr="006275B7" w:rsidRDefault="00AB09F1" w:rsidP="00866560">
      <w:pPr>
        <w:rPr>
          <w:color w:val="auto"/>
        </w:rPr>
      </w:pPr>
      <w:r w:rsidRPr="006275B7">
        <w:rPr>
          <w:color w:val="auto"/>
        </w:rPr>
        <w:t>A lot</w:t>
      </w:r>
    </w:p>
    <w:p w14:paraId="212C3A4A" w14:textId="77777777" w:rsidR="00AB09F1" w:rsidRPr="006275B7" w:rsidRDefault="00AB09F1" w:rsidP="00866560">
      <w:pPr>
        <w:rPr>
          <w:color w:val="auto"/>
        </w:rPr>
      </w:pPr>
      <w:r w:rsidRPr="006275B7">
        <w:rPr>
          <w:color w:val="auto"/>
        </w:rPr>
        <w:t>Quite</w:t>
      </w:r>
    </w:p>
    <w:p w14:paraId="38C4F503" w14:textId="77777777" w:rsidR="00AB09F1" w:rsidRPr="006275B7" w:rsidRDefault="00AB09F1" w:rsidP="00866560">
      <w:pPr>
        <w:rPr>
          <w:color w:val="auto"/>
        </w:rPr>
      </w:pPr>
      <w:r w:rsidRPr="006275B7">
        <w:rPr>
          <w:color w:val="auto"/>
        </w:rPr>
        <w:t>Wouldn’t mind</w:t>
      </w:r>
    </w:p>
    <w:p w14:paraId="76F83C8B" w14:textId="77777777" w:rsidR="00AB09F1" w:rsidRPr="006275B7" w:rsidRDefault="00AB09F1" w:rsidP="00866560">
      <w:pPr>
        <w:rPr>
          <w:color w:val="auto"/>
        </w:rPr>
      </w:pPr>
      <w:r w:rsidRPr="006275B7">
        <w:rPr>
          <w:color w:val="auto"/>
        </w:rPr>
        <w:t>Not much</w:t>
      </w:r>
    </w:p>
    <w:p w14:paraId="2C379323" w14:textId="77777777" w:rsidR="00AB09F1" w:rsidRPr="006275B7" w:rsidRDefault="00AB09F1" w:rsidP="00866560">
      <w:pPr>
        <w:rPr>
          <w:color w:val="auto"/>
        </w:rPr>
      </w:pPr>
      <w:r w:rsidRPr="006275B7">
        <w:rPr>
          <w:color w:val="auto"/>
        </w:rPr>
        <w:t>Not at all</w:t>
      </w:r>
    </w:p>
    <w:p w14:paraId="6B147C41" w14:textId="77777777" w:rsidR="00AB09F1" w:rsidRPr="006275B7" w:rsidRDefault="00AB09F1" w:rsidP="00866560">
      <w:pPr>
        <w:rPr>
          <w:color w:val="auto"/>
        </w:rPr>
      </w:pPr>
    </w:p>
    <w:p w14:paraId="0BEFC1F4" w14:textId="77777777" w:rsidR="00AB09F1" w:rsidRPr="006275B7" w:rsidRDefault="00AB09F1" w:rsidP="00866560">
      <w:pPr>
        <w:rPr>
          <w:color w:val="auto"/>
        </w:rPr>
      </w:pPr>
      <w:r w:rsidRPr="006275B7">
        <w:rPr>
          <w:color w:val="auto"/>
        </w:rPr>
        <w:t>ONE CODE ONLY</w:t>
      </w:r>
    </w:p>
    <w:p w14:paraId="07F05655" w14:textId="77777777" w:rsidR="00AB09F1" w:rsidRPr="006275B7" w:rsidRDefault="00AB09F1" w:rsidP="00866560">
      <w:pPr>
        <w:rPr>
          <w:color w:val="auto"/>
        </w:rPr>
      </w:pPr>
    </w:p>
    <w:p w14:paraId="2A2CA032" w14:textId="77777777" w:rsidR="00701EC7" w:rsidRPr="006275B7" w:rsidRDefault="00701EC7" w:rsidP="00866560">
      <w:pPr>
        <w:rPr>
          <w:color w:val="auto"/>
        </w:rPr>
      </w:pPr>
    </w:p>
    <w:p w14:paraId="0D0A632D" w14:textId="77777777" w:rsidR="00DF2F2A" w:rsidRPr="006275B7" w:rsidRDefault="00DF2F2A" w:rsidP="00866560">
      <w:pPr>
        <w:rPr>
          <w:rFonts w:cs="Arial"/>
          <w:color w:val="auto"/>
        </w:rPr>
      </w:pPr>
      <w:r w:rsidRPr="006275B7">
        <w:rPr>
          <w:rFonts w:cs="Arial"/>
          <w:color w:val="auto"/>
        </w:rPr>
        <w:t>ACTIVE INVOLVEMENT</w:t>
      </w:r>
    </w:p>
    <w:p w14:paraId="628B73FC" w14:textId="77777777" w:rsidR="00701EC7" w:rsidRPr="006275B7" w:rsidRDefault="007B7072" w:rsidP="00866560">
      <w:pPr>
        <w:rPr>
          <w:rFonts w:cs="Arial"/>
          <w:color w:val="auto"/>
        </w:rPr>
      </w:pPr>
      <w:r w:rsidRPr="006275B7">
        <w:rPr>
          <w:rFonts w:cs="Arial"/>
          <w:color w:val="auto"/>
        </w:rPr>
        <w:t xml:space="preserve">Q7/8/9 </w:t>
      </w:r>
    </w:p>
    <w:p w14:paraId="1AED850F" w14:textId="77777777" w:rsidR="007B7072" w:rsidRPr="006275B7" w:rsidRDefault="007B7072" w:rsidP="00866560">
      <w:pPr>
        <w:rPr>
          <w:rFonts w:cs="Arial"/>
          <w:color w:val="auto"/>
        </w:rPr>
      </w:pPr>
      <w:r w:rsidRPr="006275B7">
        <w:rPr>
          <w:rFonts w:cs="Arial"/>
          <w:color w:val="auto"/>
        </w:rPr>
        <w:t>CORE</w:t>
      </w:r>
    </w:p>
    <w:p w14:paraId="25164341" w14:textId="77777777" w:rsidR="007B7072" w:rsidRPr="006275B7" w:rsidRDefault="007B7072" w:rsidP="00866560">
      <w:pPr>
        <w:rPr>
          <w:color w:val="auto"/>
        </w:rPr>
      </w:pPr>
      <w:r w:rsidRPr="006275B7">
        <w:rPr>
          <w:color w:val="auto"/>
        </w:rPr>
        <w:t xml:space="preserve">Please select one word from each of these three lists that applies most to the </w:t>
      </w:r>
      <w:r w:rsidR="00417A0F" w:rsidRPr="006275B7">
        <w:rPr>
          <w:color w:val="auto"/>
        </w:rPr>
        <w:t>ad</w:t>
      </w:r>
      <w:r w:rsidRPr="006275B7">
        <w:rPr>
          <w:color w:val="auto"/>
        </w:rPr>
        <w:t>.</w:t>
      </w:r>
    </w:p>
    <w:p w14:paraId="621ECDEF" w14:textId="77777777" w:rsidR="007B7072" w:rsidRPr="006275B7" w:rsidRDefault="007B7072" w:rsidP="00866560">
      <w:pPr>
        <w:rPr>
          <w:rFonts w:cs="Arial"/>
          <w:color w:val="auto"/>
        </w:rPr>
      </w:pPr>
    </w:p>
    <w:p w14:paraId="52CF21F0" w14:textId="77777777" w:rsidR="007B7072" w:rsidRPr="006275B7" w:rsidRDefault="007B7072" w:rsidP="00866560">
      <w:pPr>
        <w:rPr>
          <w:rFonts w:cs="Arial"/>
          <w:color w:val="auto"/>
        </w:rPr>
      </w:pPr>
      <w:r w:rsidRPr="006275B7">
        <w:rPr>
          <w:rFonts w:cs="Arial"/>
          <w:color w:val="auto"/>
        </w:rPr>
        <w:t>Pleasant</w:t>
      </w:r>
    </w:p>
    <w:p w14:paraId="6F55E567" w14:textId="77777777" w:rsidR="007B7072" w:rsidRPr="006275B7" w:rsidRDefault="007B7072" w:rsidP="00866560">
      <w:pPr>
        <w:rPr>
          <w:rFonts w:cs="Arial"/>
          <w:color w:val="auto"/>
        </w:rPr>
      </w:pPr>
      <w:r w:rsidRPr="006275B7">
        <w:rPr>
          <w:rFonts w:cs="Arial"/>
          <w:color w:val="auto"/>
        </w:rPr>
        <w:t>Interesting</w:t>
      </w:r>
    </w:p>
    <w:p w14:paraId="4D4E8BDD" w14:textId="77777777" w:rsidR="007B7072" w:rsidRPr="006275B7" w:rsidRDefault="007B7072" w:rsidP="00866560">
      <w:pPr>
        <w:rPr>
          <w:rFonts w:cs="Arial"/>
          <w:color w:val="auto"/>
        </w:rPr>
      </w:pPr>
      <w:r w:rsidRPr="006275B7">
        <w:rPr>
          <w:rFonts w:cs="Arial"/>
          <w:color w:val="auto"/>
        </w:rPr>
        <w:t>Boring</w:t>
      </w:r>
    </w:p>
    <w:p w14:paraId="59588968" w14:textId="77777777" w:rsidR="007B7072" w:rsidRPr="006275B7" w:rsidRDefault="007B7072" w:rsidP="00866560">
      <w:pPr>
        <w:rPr>
          <w:rFonts w:cs="Arial"/>
          <w:color w:val="auto"/>
        </w:rPr>
      </w:pPr>
      <w:r w:rsidRPr="006275B7">
        <w:rPr>
          <w:rFonts w:cs="Arial"/>
          <w:color w:val="auto"/>
        </w:rPr>
        <w:t>Irritating</w:t>
      </w:r>
    </w:p>
    <w:p w14:paraId="349C38BE" w14:textId="77777777" w:rsidR="007B7072" w:rsidRPr="006275B7" w:rsidRDefault="007B7072" w:rsidP="00866560">
      <w:pPr>
        <w:rPr>
          <w:rFonts w:cs="Arial"/>
          <w:color w:val="auto"/>
        </w:rPr>
      </w:pPr>
    </w:p>
    <w:p w14:paraId="6839A252" w14:textId="77777777" w:rsidR="007B7072" w:rsidRPr="006275B7" w:rsidRDefault="007B7072" w:rsidP="00866560">
      <w:pPr>
        <w:rPr>
          <w:rFonts w:cs="Arial"/>
          <w:color w:val="auto"/>
        </w:rPr>
      </w:pPr>
      <w:r w:rsidRPr="006275B7">
        <w:rPr>
          <w:rFonts w:cs="Arial"/>
          <w:color w:val="auto"/>
        </w:rPr>
        <w:t>Soothing</w:t>
      </w:r>
    </w:p>
    <w:p w14:paraId="061500B4" w14:textId="77777777" w:rsidR="007B7072" w:rsidRPr="006275B7" w:rsidRDefault="007B7072" w:rsidP="00866560">
      <w:pPr>
        <w:rPr>
          <w:rFonts w:cs="Arial"/>
          <w:color w:val="auto"/>
        </w:rPr>
      </w:pPr>
      <w:r w:rsidRPr="006275B7">
        <w:rPr>
          <w:rFonts w:cs="Arial"/>
          <w:color w:val="auto"/>
        </w:rPr>
        <w:t>Distinctive</w:t>
      </w:r>
    </w:p>
    <w:p w14:paraId="6EC8B5DB" w14:textId="77777777" w:rsidR="007B7072" w:rsidRPr="006275B7" w:rsidRDefault="007B7072" w:rsidP="00866560">
      <w:pPr>
        <w:rPr>
          <w:rFonts w:cs="Arial"/>
          <w:color w:val="auto"/>
        </w:rPr>
      </w:pPr>
      <w:r w:rsidRPr="006275B7">
        <w:rPr>
          <w:rFonts w:cs="Arial"/>
          <w:color w:val="auto"/>
        </w:rPr>
        <w:t>Dull</w:t>
      </w:r>
    </w:p>
    <w:p w14:paraId="24F582CE" w14:textId="77777777" w:rsidR="007B7072" w:rsidRPr="006275B7" w:rsidRDefault="007B7072" w:rsidP="00866560">
      <w:pPr>
        <w:rPr>
          <w:rFonts w:cs="Arial"/>
          <w:color w:val="auto"/>
        </w:rPr>
      </w:pPr>
      <w:r w:rsidRPr="006275B7">
        <w:rPr>
          <w:rFonts w:cs="Arial"/>
          <w:color w:val="auto"/>
        </w:rPr>
        <w:t>Unpleasant</w:t>
      </w:r>
    </w:p>
    <w:p w14:paraId="79A7D034" w14:textId="77777777" w:rsidR="007B7072" w:rsidRPr="006275B7" w:rsidRDefault="007B7072" w:rsidP="00866560">
      <w:pPr>
        <w:rPr>
          <w:rFonts w:cs="Arial"/>
          <w:color w:val="auto"/>
        </w:rPr>
      </w:pPr>
    </w:p>
    <w:p w14:paraId="35EB6403" w14:textId="77777777" w:rsidR="007B7072" w:rsidRPr="006275B7" w:rsidRDefault="007B7072" w:rsidP="00866560">
      <w:pPr>
        <w:rPr>
          <w:rFonts w:cs="Arial"/>
          <w:color w:val="auto"/>
        </w:rPr>
      </w:pPr>
      <w:r w:rsidRPr="006275B7">
        <w:rPr>
          <w:rFonts w:cs="Arial"/>
          <w:color w:val="auto"/>
        </w:rPr>
        <w:t>Gentle</w:t>
      </w:r>
    </w:p>
    <w:p w14:paraId="22688A27" w14:textId="77777777" w:rsidR="007B7072" w:rsidRPr="006275B7" w:rsidRDefault="007B7072" w:rsidP="00866560">
      <w:pPr>
        <w:rPr>
          <w:rFonts w:cs="Arial"/>
          <w:color w:val="auto"/>
        </w:rPr>
      </w:pPr>
      <w:r w:rsidRPr="006275B7">
        <w:rPr>
          <w:rFonts w:cs="Arial"/>
          <w:color w:val="auto"/>
        </w:rPr>
        <w:t>Involving</w:t>
      </w:r>
    </w:p>
    <w:p w14:paraId="1F88C373" w14:textId="77777777" w:rsidR="007B7072" w:rsidRPr="006275B7" w:rsidRDefault="007B7072" w:rsidP="00866560">
      <w:pPr>
        <w:rPr>
          <w:rFonts w:cs="Arial"/>
          <w:color w:val="auto"/>
        </w:rPr>
      </w:pPr>
      <w:r w:rsidRPr="006275B7">
        <w:rPr>
          <w:rFonts w:cs="Arial"/>
          <w:color w:val="auto"/>
        </w:rPr>
        <w:t>Weak</w:t>
      </w:r>
    </w:p>
    <w:p w14:paraId="5CBEDEFA" w14:textId="77777777" w:rsidR="007B7072" w:rsidRPr="006275B7" w:rsidRDefault="007B7072" w:rsidP="00866560">
      <w:pPr>
        <w:rPr>
          <w:rFonts w:cs="Arial"/>
          <w:color w:val="auto"/>
        </w:rPr>
      </w:pPr>
      <w:commentRangeStart w:id="21"/>
      <w:commentRangeStart w:id="22"/>
      <w:r w:rsidRPr="006275B7">
        <w:rPr>
          <w:rFonts w:cs="Arial"/>
          <w:color w:val="auto"/>
        </w:rPr>
        <w:t>Disturbing</w:t>
      </w:r>
      <w:commentRangeEnd w:id="21"/>
      <w:r w:rsidR="007829E5">
        <w:rPr>
          <w:rStyle w:val="CommentReference"/>
        </w:rPr>
        <w:commentReference w:id="21"/>
      </w:r>
      <w:commentRangeEnd w:id="22"/>
      <w:r w:rsidR="00CC4F52">
        <w:rPr>
          <w:rStyle w:val="CommentReference"/>
        </w:rPr>
        <w:commentReference w:id="22"/>
      </w:r>
    </w:p>
    <w:p w14:paraId="217D129C" w14:textId="77777777" w:rsidR="007B7072" w:rsidRPr="006275B7" w:rsidRDefault="007B7072" w:rsidP="00866560">
      <w:pPr>
        <w:rPr>
          <w:rFonts w:cs="Arial"/>
          <w:color w:val="auto"/>
        </w:rPr>
      </w:pPr>
    </w:p>
    <w:p w14:paraId="563FB2D4" w14:textId="77777777" w:rsidR="00346CEF" w:rsidRDefault="009B71C5" w:rsidP="00866560">
      <w:pPr>
        <w:rPr>
          <w:color w:val="auto"/>
        </w:rPr>
      </w:pPr>
      <w:r>
        <w:rPr>
          <w:color w:val="auto"/>
        </w:rPr>
        <w:t>CLICKABLE TEXT</w:t>
      </w:r>
    </w:p>
    <w:p w14:paraId="64BC45C8" w14:textId="77777777" w:rsidR="00BC75D5" w:rsidRPr="006275B7" w:rsidRDefault="00BC75D5" w:rsidP="00866560">
      <w:pPr>
        <w:rPr>
          <w:color w:val="auto"/>
        </w:rPr>
      </w:pPr>
      <w:r w:rsidRPr="006275B7">
        <w:rPr>
          <w:color w:val="auto"/>
        </w:rPr>
        <w:t>DISPLAY ALL 3 LISTS ON ONE SCREEN HORIZONTALLY</w:t>
      </w:r>
      <w:r w:rsidR="00D217A3" w:rsidRPr="006275B7">
        <w:rPr>
          <w:color w:val="auto"/>
        </w:rPr>
        <w:t xml:space="preserve"> </w:t>
      </w:r>
      <w:bookmarkStart w:id="23" w:name="_Hlk22305373"/>
      <w:r w:rsidR="005A1126">
        <w:rPr>
          <w:color w:val="auto"/>
          <w:lang w:val="en-US"/>
        </w:rPr>
        <w:t xml:space="preserve">FOR DESKTOP, VERTICALLY FOR MOBILE </w:t>
      </w:r>
      <w:bookmarkEnd w:id="23"/>
      <w:r w:rsidRPr="006275B7">
        <w:rPr>
          <w:color w:val="auto"/>
        </w:rPr>
        <w:t xml:space="preserve">IN ORDER SHOWN. ONE CODE ONLY PER LIST. </w:t>
      </w:r>
    </w:p>
    <w:p w14:paraId="25CDF089" w14:textId="77777777" w:rsidR="00BC75D5" w:rsidRPr="006275B7" w:rsidRDefault="00BC75D5" w:rsidP="00866560">
      <w:pPr>
        <w:rPr>
          <w:color w:val="auto"/>
        </w:rPr>
      </w:pPr>
      <w:r w:rsidRPr="006275B7">
        <w:rPr>
          <w:color w:val="auto"/>
        </w:rPr>
        <w:t>KEEP SAME WORDS IN EACH LIST OF 4 WORDS – RANDOMISE ORDER OF WORDS WITHIN EACH LIST</w:t>
      </w:r>
    </w:p>
    <w:p w14:paraId="68917A4E" w14:textId="77777777" w:rsidR="00BC75D5" w:rsidRPr="006275B7" w:rsidRDefault="00BC75D5" w:rsidP="00866560">
      <w:pPr>
        <w:rPr>
          <w:color w:val="auto"/>
        </w:rPr>
      </w:pPr>
    </w:p>
    <w:p w14:paraId="76DC1FF2" w14:textId="21AD6651" w:rsidR="00787490" w:rsidRPr="006275B7" w:rsidRDefault="00712D79" w:rsidP="005432D8">
      <w:pPr>
        <w:pStyle w:val="Footer"/>
        <w:tabs>
          <w:tab w:val="clear" w:pos="4819"/>
          <w:tab w:val="clear" w:pos="9071"/>
        </w:tabs>
        <w:rPr>
          <w:b/>
        </w:rPr>
      </w:pPr>
      <w:r w:rsidRPr="006275B7">
        <w:rPr>
          <w:color w:val="000000"/>
        </w:rPr>
        <w:br w:type="page"/>
      </w:r>
    </w:p>
    <w:p w14:paraId="75C270A3" w14:textId="77777777" w:rsidR="00362D8A" w:rsidRPr="006275B7" w:rsidRDefault="00362D8A" w:rsidP="00866560">
      <w:pPr>
        <w:jc w:val="center"/>
        <w:rPr>
          <w:b/>
        </w:rPr>
      </w:pPr>
      <w:r w:rsidRPr="006275B7">
        <w:rPr>
          <w:b/>
          <w:highlight w:val="yellow"/>
        </w:rPr>
        <w:lastRenderedPageBreak/>
        <w:t xml:space="preserve">STANDARD BRANDING </w:t>
      </w:r>
      <w:r w:rsidR="008C46E8" w:rsidRPr="006275B7">
        <w:rPr>
          <w:b/>
          <w:highlight w:val="yellow"/>
        </w:rPr>
        <w:t>QUESTION</w:t>
      </w:r>
    </w:p>
    <w:p w14:paraId="42E543C8" w14:textId="77777777" w:rsidR="00A30F6C" w:rsidRDefault="00A30F6C" w:rsidP="00A30F6C">
      <w:pPr>
        <w:rPr>
          <w:rFonts w:cs="Arial"/>
          <w:i/>
          <w:color w:val="0000FF"/>
        </w:rPr>
      </w:pPr>
    </w:p>
    <w:p w14:paraId="027E54F2" w14:textId="5B5ED582" w:rsidR="00A30F6C" w:rsidRDefault="00A30F6C" w:rsidP="00A30F6C">
      <w:r>
        <w:rPr>
          <w:rFonts w:cs="Arial"/>
          <w:i/>
          <w:color w:val="0000FF"/>
        </w:rPr>
        <w:t>In Public Sector CREATIVE ‘branding’ is about how well the issue at the heart of the campaign is coming through.  Even if the campaign has an umbrella brand (e.g. Act on CO2 or THINK!, the driving safety campaign) the question is asked about how well the broad topic/</w:t>
      </w:r>
      <w:r w:rsidR="0065555B">
        <w:rPr>
          <w:rFonts w:cs="Arial"/>
          <w:i/>
          <w:color w:val="0000FF"/>
        </w:rPr>
        <w:t>HIV PREVENTION MARKETING</w:t>
      </w:r>
      <w:r>
        <w:rPr>
          <w:rFonts w:cs="Arial"/>
          <w:i/>
          <w:color w:val="0000FF"/>
        </w:rPr>
        <w:t xml:space="preserve"> came through.  e.g. “you couldn’t fail to remember the advertising was about reducing carbon emissions” (for the Act on CO2 campaign).  See Public Sector Link™ Questionnaire Rationale document for further guidance on wording of ‘branding’ aspect.</w:t>
      </w:r>
    </w:p>
    <w:p w14:paraId="0208DEEE" w14:textId="77777777" w:rsidR="00A30F6C" w:rsidRDefault="00A30F6C" w:rsidP="00866560">
      <w:pPr>
        <w:pStyle w:val="Footer"/>
        <w:tabs>
          <w:tab w:val="clear" w:pos="4819"/>
          <w:tab w:val="clear" w:pos="9071"/>
        </w:tabs>
      </w:pPr>
    </w:p>
    <w:p w14:paraId="3F680271" w14:textId="3CF3E57B" w:rsidR="00362D8A" w:rsidRPr="00972FD7" w:rsidRDefault="00DF2F2A" w:rsidP="00866560">
      <w:pPr>
        <w:pStyle w:val="Footer"/>
        <w:tabs>
          <w:tab w:val="clear" w:pos="4819"/>
          <w:tab w:val="clear" w:pos="9071"/>
        </w:tabs>
      </w:pPr>
      <w:r w:rsidRPr="00972FD7">
        <w:t>STANDARD BRANDING</w:t>
      </w:r>
    </w:p>
    <w:p w14:paraId="1432922E" w14:textId="77777777" w:rsidR="00394BF7" w:rsidRPr="00972FD7" w:rsidRDefault="009B5B1D" w:rsidP="00866560">
      <w:pPr>
        <w:rPr>
          <w:color w:val="auto"/>
        </w:rPr>
      </w:pPr>
      <w:r w:rsidRPr="00972FD7">
        <w:rPr>
          <w:color w:val="auto"/>
        </w:rPr>
        <w:t>Q</w:t>
      </w:r>
      <w:r w:rsidR="00394BF7" w:rsidRPr="00972FD7">
        <w:rPr>
          <w:color w:val="auto"/>
        </w:rPr>
        <w:t>11a</w:t>
      </w:r>
    </w:p>
    <w:p w14:paraId="731E9C1D" w14:textId="77777777" w:rsidR="00394BF7" w:rsidRPr="00972FD7" w:rsidRDefault="00394BF7" w:rsidP="00866560">
      <w:pPr>
        <w:rPr>
          <w:color w:val="auto"/>
        </w:rPr>
      </w:pPr>
      <w:r w:rsidRPr="00972FD7">
        <w:rPr>
          <w:color w:val="auto"/>
        </w:rPr>
        <w:t>CORE</w:t>
      </w:r>
    </w:p>
    <w:p w14:paraId="78580795" w14:textId="14FAE3EB" w:rsidR="002748C3" w:rsidRPr="00BB4117" w:rsidRDefault="002748C3" w:rsidP="00866560">
      <w:pPr>
        <w:rPr>
          <w:color w:val="auto"/>
        </w:rPr>
      </w:pPr>
      <w:r w:rsidRPr="00972FD7">
        <w:rPr>
          <w:color w:val="auto"/>
        </w:rPr>
        <w:t xml:space="preserve">Thinking about the </w:t>
      </w:r>
      <w:r w:rsidR="00D677E7" w:rsidRPr="00972FD7">
        <w:rPr>
          <w:color w:val="auto"/>
        </w:rPr>
        <w:t xml:space="preserve">ad </w:t>
      </w:r>
      <w:r w:rsidRPr="00972FD7">
        <w:rPr>
          <w:color w:val="auto"/>
        </w:rPr>
        <w:t xml:space="preserve">you’ve just </w:t>
      </w:r>
      <w:r w:rsidRPr="00BB4117">
        <w:rPr>
          <w:color w:val="auto"/>
        </w:rPr>
        <w:t xml:space="preserve">seen for </w:t>
      </w:r>
      <w:r w:rsidR="00C64310">
        <w:rPr>
          <w:highlight w:val="yellow"/>
        </w:rPr>
        <w:t>HIV PREVENTION</w:t>
      </w:r>
      <w:r w:rsidR="00F726E7" w:rsidRPr="00BB4117">
        <w:rPr>
          <w:color w:val="auto"/>
        </w:rPr>
        <w:t>, w</w:t>
      </w:r>
      <w:r w:rsidRPr="00BB4117">
        <w:rPr>
          <w:color w:val="auto"/>
        </w:rPr>
        <w:t>hich one of the</w:t>
      </w:r>
      <w:r w:rsidR="000B34F1" w:rsidRPr="00BB4117">
        <w:rPr>
          <w:color w:val="auto"/>
        </w:rPr>
        <w:t>se</w:t>
      </w:r>
      <w:r w:rsidRPr="00BB4117">
        <w:rPr>
          <w:color w:val="auto"/>
        </w:rPr>
        <w:t xml:space="preserve"> phrases applies to this </w:t>
      </w:r>
      <w:r w:rsidR="00D677E7" w:rsidRPr="00BB4117">
        <w:rPr>
          <w:color w:val="auto"/>
        </w:rPr>
        <w:t>ad</w:t>
      </w:r>
      <w:r w:rsidRPr="00BB4117">
        <w:rPr>
          <w:color w:val="auto"/>
        </w:rPr>
        <w:t>?</w:t>
      </w:r>
    </w:p>
    <w:p w14:paraId="6427D37E" w14:textId="77777777" w:rsidR="002748C3" w:rsidRPr="00BB4117" w:rsidRDefault="002748C3" w:rsidP="00866560">
      <w:pPr>
        <w:rPr>
          <w:color w:val="auto"/>
        </w:rPr>
      </w:pPr>
    </w:p>
    <w:p w14:paraId="66E9660F" w14:textId="26D65FAA" w:rsidR="00394BF7" w:rsidRPr="00BB4117" w:rsidRDefault="00394BF7" w:rsidP="00866560">
      <w:pPr>
        <w:tabs>
          <w:tab w:val="left" w:pos="342"/>
        </w:tabs>
        <w:rPr>
          <w:color w:val="auto"/>
        </w:rPr>
      </w:pPr>
      <w:r w:rsidRPr="00BB4117">
        <w:rPr>
          <w:color w:val="auto"/>
        </w:rPr>
        <w:t xml:space="preserve">You couldn't fail to remember it was for </w:t>
      </w:r>
      <w:r w:rsidR="00C64310">
        <w:rPr>
          <w:highlight w:val="yellow"/>
        </w:rPr>
        <w:t>HIV PREVENTION</w:t>
      </w:r>
    </w:p>
    <w:p w14:paraId="65AAEA1D" w14:textId="50B2DEF2" w:rsidR="00394BF7" w:rsidRPr="00BB4117" w:rsidRDefault="00394BF7" w:rsidP="00866560">
      <w:pPr>
        <w:tabs>
          <w:tab w:val="left" w:pos="342"/>
        </w:tabs>
        <w:rPr>
          <w:color w:val="auto"/>
        </w:rPr>
      </w:pPr>
      <w:r w:rsidRPr="00BB4117">
        <w:rPr>
          <w:color w:val="auto"/>
        </w:rPr>
        <w:t xml:space="preserve">It is quite good at making you remember it is for </w:t>
      </w:r>
      <w:r w:rsidR="00C64310">
        <w:rPr>
          <w:highlight w:val="yellow"/>
        </w:rPr>
        <w:t xml:space="preserve">HIV PREVENTION </w:t>
      </w:r>
      <w:r w:rsidRPr="00BB4117">
        <w:rPr>
          <w:color w:val="auto"/>
        </w:rPr>
        <w:t xml:space="preserve">It is not all that good at making you remember it is for </w:t>
      </w:r>
      <w:r w:rsidR="00C64310">
        <w:rPr>
          <w:highlight w:val="yellow"/>
        </w:rPr>
        <w:t>HIV PREVENTION</w:t>
      </w:r>
    </w:p>
    <w:p w14:paraId="68E439FE" w14:textId="469439C7" w:rsidR="00394BF7" w:rsidRPr="00BB4117" w:rsidRDefault="00394BF7" w:rsidP="00866560">
      <w:pPr>
        <w:tabs>
          <w:tab w:val="left" w:pos="342"/>
        </w:tabs>
        <w:rPr>
          <w:color w:val="auto"/>
        </w:rPr>
      </w:pPr>
      <w:r w:rsidRPr="00BB4117">
        <w:rPr>
          <w:color w:val="auto"/>
        </w:rPr>
        <w:t xml:space="preserve">It could have been for </w:t>
      </w:r>
      <w:r w:rsidR="004412F8">
        <w:rPr>
          <w:color w:val="auto"/>
        </w:rPr>
        <w:t xml:space="preserve">part of any </w:t>
      </w:r>
      <w:r w:rsidR="00C64310">
        <w:rPr>
          <w:highlight w:val="yellow"/>
        </w:rPr>
        <w:t xml:space="preserve">HIV PREVENTION </w:t>
      </w:r>
      <w:r w:rsidR="004412F8">
        <w:rPr>
          <w:color w:val="auto"/>
        </w:rPr>
        <w:t>campaign.</w:t>
      </w:r>
    </w:p>
    <w:p w14:paraId="1691AEDA" w14:textId="77777777" w:rsidR="00394BF7" w:rsidRPr="00BB4117" w:rsidRDefault="00394BF7" w:rsidP="00866560">
      <w:pPr>
        <w:tabs>
          <w:tab w:val="left" w:pos="342"/>
        </w:tabs>
        <w:rPr>
          <w:color w:val="auto"/>
        </w:rPr>
      </w:pPr>
      <w:r w:rsidRPr="00BB4117">
        <w:rPr>
          <w:color w:val="auto"/>
        </w:rPr>
        <w:t>It could have been for almost anything</w:t>
      </w:r>
    </w:p>
    <w:p w14:paraId="6DED920C" w14:textId="77777777" w:rsidR="00394BF7" w:rsidRPr="00BB4117" w:rsidRDefault="00394BF7" w:rsidP="00866560">
      <w:pPr>
        <w:rPr>
          <w:color w:val="auto"/>
        </w:rPr>
      </w:pPr>
    </w:p>
    <w:p w14:paraId="4E08C0AF" w14:textId="77777777" w:rsidR="00394BF7" w:rsidRPr="00BB4117" w:rsidRDefault="00394BF7" w:rsidP="00866560">
      <w:r w:rsidRPr="00BB4117">
        <w:t>ONE CODE ONLY.</w:t>
      </w:r>
    </w:p>
    <w:p w14:paraId="40D4C9D3" w14:textId="77777777" w:rsidR="00B34A83" w:rsidRPr="00BB4117" w:rsidRDefault="00B34A83" w:rsidP="00866560">
      <w:r w:rsidRPr="00BB4117">
        <w:t>______________________________________________________________________________________________</w:t>
      </w:r>
    </w:p>
    <w:p w14:paraId="7FC0E317" w14:textId="1138714D" w:rsidR="00D44CD0" w:rsidRDefault="00D44CD0" w:rsidP="00866560"/>
    <w:p w14:paraId="24E2F6B3" w14:textId="77777777" w:rsidR="00F958AD" w:rsidRPr="006275B7" w:rsidRDefault="00DF2F2A" w:rsidP="00866560">
      <w:pPr>
        <w:rPr>
          <w:color w:val="auto"/>
        </w:rPr>
      </w:pPr>
      <w:r w:rsidRPr="006275B7">
        <w:rPr>
          <w:color w:val="auto"/>
        </w:rPr>
        <w:t>BRAND CUES</w:t>
      </w:r>
    </w:p>
    <w:p w14:paraId="321EE448" w14:textId="77777777" w:rsidR="007620A8" w:rsidRPr="006275B7" w:rsidRDefault="00480D9A" w:rsidP="00866560">
      <w:pPr>
        <w:rPr>
          <w:color w:val="auto"/>
        </w:rPr>
      </w:pPr>
      <w:r w:rsidRPr="006275B7">
        <w:rPr>
          <w:color w:val="auto"/>
        </w:rPr>
        <w:t>Q</w:t>
      </w:r>
      <w:r w:rsidR="007620A8" w:rsidRPr="006275B7">
        <w:rPr>
          <w:color w:val="auto"/>
        </w:rPr>
        <w:t>12</w:t>
      </w:r>
    </w:p>
    <w:p w14:paraId="66285AEC" w14:textId="77777777" w:rsidR="007620A8" w:rsidRPr="006275B7" w:rsidRDefault="00480D9A" w:rsidP="00866560">
      <w:pPr>
        <w:rPr>
          <w:color w:val="auto"/>
        </w:rPr>
      </w:pPr>
      <w:r w:rsidRPr="006275B7">
        <w:rPr>
          <w:color w:val="auto"/>
        </w:rPr>
        <w:t>CORE</w:t>
      </w:r>
    </w:p>
    <w:p w14:paraId="3534F57D" w14:textId="78A48D6A" w:rsidR="007620A8" w:rsidRPr="00BB4117" w:rsidRDefault="004412F8" w:rsidP="00866560">
      <w:pPr>
        <w:rPr>
          <w:color w:val="auto"/>
        </w:rPr>
      </w:pPr>
      <w:r>
        <w:rPr>
          <w:color w:val="auto"/>
        </w:rPr>
        <w:t>How easily could you tell that</w:t>
      </w:r>
      <w:r w:rsidR="00170255">
        <w:rPr>
          <w:color w:val="auto"/>
        </w:rPr>
        <w:t xml:space="preserve"> that the visual was for </w:t>
      </w:r>
      <w:r w:rsidR="00C64310">
        <w:rPr>
          <w:highlight w:val="yellow"/>
        </w:rPr>
        <w:t>HIV PREVENTION</w:t>
      </w:r>
      <w:r w:rsidR="007620A8" w:rsidRPr="00BB4117">
        <w:rPr>
          <w:color w:val="auto"/>
        </w:rPr>
        <w:t>?</w:t>
      </w:r>
    </w:p>
    <w:p w14:paraId="4BBA8983" w14:textId="77777777" w:rsidR="007620A8" w:rsidRPr="006275B7" w:rsidRDefault="007620A8" w:rsidP="00866560">
      <w:pPr>
        <w:rPr>
          <w:color w:val="auto"/>
        </w:rPr>
      </w:pPr>
    </w:p>
    <w:p w14:paraId="4E3A3CE8" w14:textId="77777777" w:rsidR="007620A8" w:rsidRPr="006275B7" w:rsidRDefault="007620A8" w:rsidP="00866560">
      <w:pPr>
        <w:rPr>
          <w:color w:val="auto"/>
        </w:rPr>
      </w:pPr>
      <w:r w:rsidRPr="006275B7">
        <w:rPr>
          <w:color w:val="auto"/>
        </w:rPr>
        <w:t>Very easily</w:t>
      </w:r>
    </w:p>
    <w:p w14:paraId="2B3F73B6" w14:textId="77777777" w:rsidR="007620A8" w:rsidRPr="006275B7" w:rsidRDefault="007620A8" w:rsidP="00866560">
      <w:pPr>
        <w:rPr>
          <w:color w:val="auto"/>
        </w:rPr>
      </w:pPr>
      <w:r w:rsidRPr="006275B7">
        <w:rPr>
          <w:color w:val="auto"/>
        </w:rPr>
        <w:t>Quite easily</w:t>
      </w:r>
    </w:p>
    <w:p w14:paraId="3C46E861" w14:textId="77777777" w:rsidR="007620A8" w:rsidRPr="006275B7" w:rsidRDefault="007620A8" w:rsidP="00866560">
      <w:pPr>
        <w:rPr>
          <w:color w:val="auto"/>
        </w:rPr>
      </w:pPr>
      <w:r w:rsidRPr="006275B7">
        <w:rPr>
          <w:color w:val="auto"/>
        </w:rPr>
        <w:t>Not very easily</w:t>
      </w:r>
    </w:p>
    <w:p w14:paraId="074DB439" w14:textId="77777777" w:rsidR="007620A8" w:rsidRPr="006275B7" w:rsidRDefault="007620A8" w:rsidP="00866560">
      <w:pPr>
        <w:rPr>
          <w:color w:val="auto"/>
        </w:rPr>
      </w:pPr>
      <w:r w:rsidRPr="006275B7">
        <w:rPr>
          <w:color w:val="auto"/>
        </w:rPr>
        <w:t>Not at all easily</w:t>
      </w:r>
    </w:p>
    <w:p w14:paraId="4B07A029" w14:textId="77777777" w:rsidR="007620A8" w:rsidRPr="006275B7" w:rsidRDefault="007620A8" w:rsidP="00866560">
      <w:pPr>
        <w:rPr>
          <w:color w:val="auto"/>
        </w:rPr>
      </w:pPr>
    </w:p>
    <w:p w14:paraId="7E981A3C" w14:textId="77777777" w:rsidR="00A13AA2" w:rsidRPr="006275B7" w:rsidRDefault="007620A8" w:rsidP="00866560">
      <w:pPr>
        <w:pStyle w:val="Header"/>
        <w:tabs>
          <w:tab w:val="right" w:pos="-1440"/>
          <w:tab w:val="center" w:pos="-990"/>
        </w:tabs>
        <w:rPr>
          <w:lang w:val="en-GB"/>
        </w:rPr>
      </w:pPr>
      <w:r w:rsidRPr="006275B7">
        <w:rPr>
          <w:lang w:val="en-GB"/>
        </w:rPr>
        <w:t>ONE CODE ONLY</w:t>
      </w:r>
    </w:p>
    <w:p w14:paraId="2C336BBB" w14:textId="77777777" w:rsidR="00087AAE" w:rsidRPr="006275B7" w:rsidRDefault="00087AAE" w:rsidP="00866560">
      <w:pPr>
        <w:pStyle w:val="Header"/>
        <w:tabs>
          <w:tab w:val="right" w:pos="-1440"/>
          <w:tab w:val="center" w:pos="-990"/>
        </w:tabs>
        <w:rPr>
          <w:lang w:val="en-GB"/>
        </w:rPr>
      </w:pPr>
    </w:p>
    <w:p w14:paraId="4BB8A931" w14:textId="77777777" w:rsidR="00A752EE" w:rsidRPr="006275B7" w:rsidRDefault="00A752EE" w:rsidP="00866560">
      <w:pPr>
        <w:rPr>
          <w:color w:val="auto"/>
          <w:sz w:val="16"/>
          <w:szCs w:val="16"/>
        </w:rPr>
      </w:pPr>
      <w:r w:rsidRPr="006275B7">
        <w:rPr>
          <w:color w:val="auto"/>
        </w:rPr>
        <w:t>_____________________________________________________________________________________________</w:t>
      </w:r>
    </w:p>
    <w:p w14:paraId="59BD5F52" w14:textId="77777777" w:rsidR="00170255" w:rsidRDefault="00170255" w:rsidP="00170255">
      <w:pPr>
        <w:rPr>
          <w:rFonts w:cs="Arial"/>
          <w:i/>
          <w:color w:val="0000FF"/>
        </w:rPr>
      </w:pPr>
    </w:p>
    <w:p w14:paraId="4E779E65" w14:textId="1132824C" w:rsidR="00170255" w:rsidRDefault="00170255" w:rsidP="00170255">
      <w:pPr>
        <w:rPr>
          <w:rFonts w:cs="Arial"/>
          <w:i/>
          <w:color w:val="0000FF"/>
        </w:rPr>
      </w:pPr>
      <w:r>
        <w:rPr>
          <w:rFonts w:cs="Arial"/>
          <w:i/>
          <w:color w:val="0000FF"/>
        </w:rPr>
        <w:t xml:space="preserve">These questions are designed to understand the propensity of the advertising to encourage behaviour change.  </w:t>
      </w:r>
    </w:p>
    <w:p w14:paraId="5E0463BA" w14:textId="77777777" w:rsidR="00170255" w:rsidRDefault="00170255" w:rsidP="00170255">
      <w:pPr>
        <w:rPr>
          <w:rFonts w:cs="Arial"/>
          <w:i/>
          <w:color w:val="0000FF"/>
        </w:rPr>
      </w:pPr>
      <w:r>
        <w:rPr>
          <w:rFonts w:cs="Arial"/>
          <w:i/>
          <w:color w:val="0000FF"/>
        </w:rPr>
        <w:t xml:space="preserve">QPS13 should be tailored to help us understand where respondents currently sit in relation to the test issue.  </w:t>
      </w:r>
    </w:p>
    <w:p w14:paraId="6972CB02" w14:textId="77777777" w:rsidR="00170255" w:rsidRDefault="00170255" w:rsidP="00170255">
      <w:pPr>
        <w:rPr>
          <w:rFonts w:cs="Arial"/>
          <w:i/>
          <w:color w:val="0000FF"/>
        </w:rPr>
      </w:pPr>
    </w:p>
    <w:p w14:paraId="73E2EFE7" w14:textId="77777777" w:rsidR="00170255" w:rsidRDefault="00170255" w:rsidP="00170255">
      <w:pPr>
        <w:rPr>
          <w:rFonts w:cs="Arial"/>
          <w:i/>
          <w:color w:val="0000FF"/>
        </w:rPr>
      </w:pPr>
      <w:r>
        <w:rPr>
          <w:rFonts w:cs="Arial"/>
          <w:i/>
          <w:color w:val="0000FF"/>
        </w:rPr>
        <w:t>Example from pilot work:</w:t>
      </w:r>
    </w:p>
    <w:p w14:paraId="641A6B80" w14:textId="77777777" w:rsidR="00170255" w:rsidRDefault="00170255" w:rsidP="00170255">
      <w:pPr>
        <w:rPr>
          <w:rFonts w:cs="Arial"/>
          <w:i/>
          <w:color w:val="0000FF"/>
        </w:rPr>
      </w:pPr>
    </w:p>
    <w:p w14:paraId="649AEDA2" w14:textId="77777777" w:rsidR="00170255" w:rsidRDefault="00170255" w:rsidP="00170255">
      <w:pPr>
        <w:rPr>
          <w:rFonts w:cs="Arial"/>
          <w:i/>
          <w:color w:val="0000FF"/>
        </w:rPr>
      </w:pPr>
      <w:r>
        <w:rPr>
          <w:rFonts w:cs="Arial"/>
          <w:i/>
          <w:color w:val="0000FF"/>
        </w:rPr>
        <w:t>•</w:t>
      </w:r>
      <w:r>
        <w:rPr>
          <w:rFonts w:cs="Arial"/>
          <w:i/>
          <w:color w:val="0000FF"/>
        </w:rPr>
        <w:tab/>
        <w:t>I’m very aware of crime prevention issues…</w:t>
      </w:r>
    </w:p>
    <w:p w14:paraId="269B3B6A" w14:textId="77777777" w:rsidR="00170255" w:rsidRDefault="00170255" w:rsidP="00170255">
      <w:pPr>
        <w:rPr>
          <w:rFonts w:cs="Arial"/>
          <w:i/>
          <w:color w:val="0000FF"/>
        </w:rPr>
      </w:pPr>
      <w:r>
        <w:rPr>
          <w:rFonts w:cs="Arial"/>
          <w:i/>
          <w:color w:val="0000FF"/>
        </w:rPr>
        <w:t>•</w:t>
      </w:r>
      <w:r>
        <w:rPr>
          <w:rFonts w:cs="Arial"/>
          <w:i/>
          <w:color w:val="0000FF"/>
        </w:rPr>
        <w:tab/>
        <w:t>I’m very aware of my ‘carbon footprint’…</w:t>
      </w:r>
    </w:p>
    <w:p w14:paraId="2C432A00" w14:textId="77777777" w:rsidR="00170255" w:rsidRDefault="00170255" w:rsidP="00170255">
      <w:pPr>
        <w:rPr>
          <w:rFonts w:cs="Arial"/>
          <w:i/>
          <w:color w:val="0000FF"/>
        </w:rPr>
      </w:pPr>
      <w:r>
        <w:rPr>
          <w:rFonts w:cs="Arial"/>
          <w:i/>
          <w:color w:val="0000FF"/>
        </w:rPr>
        <w:t>•</w:t>
      </w:r>
      <w:r>
        <w:rPr>
          <w:rFonts w:cs="Arial"/>
          <w:i/>
          <w:color w:val="0000FF"/>
        </w:rPr>
        <w:tab/>
        <w:t>I regularly drive over the speed limit…</w:t>
      </w:r>
    </w:p>
    <w:p w14:paraId="27AF0955" w14:textId="77777777" w:rsidR="00170255" w:rsidRDefault="00170255" w:rsidP="00170255">
      <w:pPr>
        <w:rPr>
          <w:rFonts w:cs="Arial"/>
          <w:i/>
          <w:color w:val="0000FF"/>
        </w:rPr>
      </w:pPr>
    </w:p>
    <w:p w14:paraId="0105D8BA" w14:textId="77777777" w:rsidR="00170255" w:rsidRDefault="00170255" w:rsidP="00170255">
      <w:pPr>
        <w:rPr>
          <w:rFonts w:cs="Arial"/>
          <w:i/>
          <w:color w:val="0000FF"/>
        </w:rPr>
      </w:pPr>
      <w:r>
        <w:rPr>
          <w:rFonts w:cs="Arial"/>
          <w:i/>
          <w:color w:val="0000FF"/>
        </w:rPr>
        <w:t>QPS14 should be tailored to help understand how likely the ads will be to encourage behaviour change.</w:t>
      </w:r>
    </w:p>
    <w:p w14:paraId="5857F8B0" w14:textId="77777777" w:rsidR="00170255" w:rsidRDefault="00170255" w:rsidP="00170255">
      <w:pPr>
        <w:rPr>
          <w:rFonts w:cs="Arial"/>
          <w:i/>
          <w:color w:val="0000FF"/>
        </w:rPr>
      </w:pPr>
    </w:p>
    <w:p w14:paraId="41EC5CB8" w14:textId="77777777" w:rsidR="00170255" w:rsidRDefault="00170255" w:rsidP="00170255">
      <w:pPr>
        <w:rPr>
          <w:rFonts w:cs="Arial"/>
          <w:i/>
          <w:color w:val="0000FF"/>
        </w:rPr>
      </w:pPr>
      <w:r>
        <w:rPr>
          <w:rFonts w:cs="Arial"/>
          <w:i/>
          <w:color w:val="0000FF"/>
        </w:rPr>
        <w:t>Example from pilot work:</w:t>
      </w:r>
    </w:p>
    <w:p w14:paraId="23ADC98D" w14:textId="77777777" w:rsidR="00170255" w:rsidRDefault="00170255" w:rsidP="00170255">
      <w:pPr>
        <w:rPr>
          <w:rFonts w:cs="Arial"/>
          <w:i/>
          <w:color w:val="0000FF"/>
        </w:rPr>
      </w:pPr>
    </w:p>
    <w:p w14:paraId="5D19DD5E" w14:textId="77777777" w:rsidR="00170255" w:rsidRDefault="00170255" w:rsidP="00170255">
      <w:pPr>
        <w:rPr>
          <w:rFonts w:cs="Arial"/>
          <w:i/>
          <w:color w:val="0000FF"/>
        </w:rPr>
      </w:pPr>
      <w:r>
        <w:rPr>
          <w:rFonts w:cs="Arial"/>
          <w:i/>
          <w:color w:val="0000FF"/>
        </w:rPr>
        <w:t>•</w:t>
      </w:r>
      <w:r>
        <w:rPr>
          <w:rFonts w:cs="Arial"/>
          <w:i/>
          <w:color w:val="0000FF"/>
        </w:rPr>
        <w:tab/>
        <w:t>Make(s) me much more likely to try to take precautions to prevent crime</w:t>
      </w:r>
    </w:p>
    <w:p w14:paraId="444E535D" w14:textId="77777777" w:rsidR="00170255" w:rsidRDefault="00170255" w:rsidP="00170255">
      <w:pPr>
        <w:rPr>
          <w:rFonts w:cs="Arial"/>
          <w:i/>
          <w:color w:val="0000FF"/>
        </w:rPr>
      </w:pPr>
      <w:r>
        <w:rPr>
          <w:rFonts w:cs="Arial"/>
          <w:i/>
          <w:color w:val="0000FF"/>
        </w:rPr>
        <w:t>•</w:t>
      </w:r>
      <w:r>
        <w:rPr>
          <w:rFonts w:cs="Arial"/>
          <w:i/>
          <w:color w:val="0000FF"/>
        </w:rPr>
        <w:tab/>
        <w:t>Make(s) me much more likely to take steps to reduce my carbon emissions</w:t>
      </w:r>
    </w:p>
    <w:p w14:paraId="0BE0E610" w14:textId="77777777" w:rsidR="00170255" w:rsidRDefault="00170255" w:rsidP="00170255">
      <w:pPr>
        <w:rPr>
          <w:rFonts w:cs="Arial"/>
          <w:i/>
          <w:color w:val="0000FF"/>
        </w:rPr>
      </w:pPr>
      <w:r>
        <w:rPr>
          <w:rFonts w:cs="Arial"/>
          <w:i/>
          <w:color w:val="0000FF"/>
        </w:rPr>
        <w:t>•</w:t>
      </w:r>
      <w:r>
        <w:rPr>
          <w:rFonts w:cs="Arial"/>
          <w:i/>
          <w:color w:val="0000FF"/>
        </w:rPr>
        <w:tab/>
        <w:t>Make(s) me much less likely to drive over the speed limit</w:t>
      </w:r>
    </w:p>
    <w:p w14:paraId="4DE6AE08" w14:textId="77777777" w:rsidR="00170255" w:rsidRDefault="00170255" w:rsidP="00170255">
      <w:r>
        <w:rPr>
          <w:rFonts w:cs="Arial"/>
          <w:i/>
          <w:color w:val="0000FF"/>
        </w:rPr>
        <w:t>•</w:t>
      </w:r>
      <w:r>
        <w:rPr>
          <w:rFonts w:cs="Arial"/>
          <w:i/>
          <w:color w:val="0000FF"/>
        </w:rPr>
        <w:tab/>
        <w:t>Make(s) me much more likely to stop smoking</w:t>
      </w:r>
    </w:p>
    <w:p w14:paraId="063FA8DA" w14:textId="77777777" w:rsidR="00087AAE" w:rsidRPr="006275B7" w:rsidRDefault="00087AAE" w:rsidP="00866560">
      <w:pPr>
        <w:pStyle w:val="Header"/>
        <w:tabs>
          <w:tab w:val="right" w:pos="-1440"/>
          <w:tab w:val="center" w:pos="-990"/>
        </w:tabs>
        <w:rPr>
          <w:lang w:val="en-GB"/>
        </w:rPr>
      </w:pPr>
    </w:p>
    <w:p w14:paraId="533D63D3" w14:textId="77777777" w:rsidR="00087AAE" w:rsidRPr="006275B7" w:rsidRDefault="00087AAE" w:rsidP="00866560">
      <w:pPr>
        <w:pStyle w:val="Header"/>
        <w:tabs>
          <w:tab w:val="right" w:pos="-1440"/>
          <w:tab w:val="center" w:pos="-990"/>
        </w:tabs>
        <w:rPr>
          <w:lang w:val="en-GB"/>
        </w:rPr>
      </w:pPr>
    </w:p>
    <w:p w14:paraId="752B6B11" w14:textId="77777777" w:rsidR="00087AAE" w:rsidRPr="006275B7" w:rsidRDefault="00087AAE" w:rsidP="00866560">
      <w:pPr>
        <w:pStyle w:val="Header"/>
        <w:tabs>
          <w:tab w:val="right" w:pos="-1440"/>
          <w:tab w:val="center" w:pos="-990"/>
        </w:tabs>
        <w:rPr>
          <w:lang w:val="en-GB"/>
        </w:rPr>
      </w:pPr>
    </w:p>
    <w:p w14:paraId="64F5D9CE" w14:textId="76F4677F" w:rsidR="00E46D70" w:rsidRPr="00760EE4" w:rsidRDefault="00E46D70" w:rsidP="00866560">
      <w:pPr>
        <w:jc w:val="center"/>
        <w:rPr>
          <w:b/>
        </w:rPr>
      </w:pPr>
    </w:p>
    <w:p w14:paraId="56AB0413" w14:textId="77777777" w:rsidR="00747DE6" w:rsidRPr="00490CC2" w:rsidRDefault="00747DE6" w:rsidP="00866560">
      <w:pPr>
        <w:jc w:val="center"/>
        <w:rPr>
          <w:b/>
          <w:highlight w:val="yellow"/>
        </w:rPr>
      </w:pPr>
    </w:p>
    <w:p w14:paraId="79C838B9" w14:textId="77777777" w:rsidR="00747DE6" w:rsidRPr="003D089D" w:rsidRDefault="00747DE6" w:rsidP="00866560">
      <w:pPr>
        <w:jc w:val="center"/>
        <w:rPr>
          <w:b/>
          <w:highlight w:val="yellow"/>
        </w:rPr>
      </w:pPr>
    </w:p>
    <w:p w14:paraId="1134F9A9" w14:textId="77777777" w:rsidR="003F4374" w:rsidRPr="001415DA" w:rsidRDefault="003F4374" w:rsidP="00866560">
      <w:pPr>
        <w:jc w:val="center"/>
        <w:rPr>
          <w:b/>
          <w:caps/>
          <w:highlight w:val="yellow"/>
        </w:rPr>
      </w:pPr>
    </w:p>
    <w:p w14:paraId="385A83F7" w14:textId="77777777" w:rsidR="003F4374" w:rsidRPr="00CA1A10" w:rsidRDefault="003F4374" w:rsidP="00866560">
      <w:pPr>
        <w:jc w:val="center"/>
        <w:rPr>
          <w:b/>
          <w:caps/>
          <w:highlight w:val="yellow"/>
        </w:rPr>
      </w:pPr>
    </w:p>
    <w:p w14:paraId="1DC697B2" w14:textId="329AA52A" w:rsidR="00DF2F2A" w:rsidRPr="00CA1A10" w:rsidRDefault="00DF2F2A" w:rsidP="00866560">
      <w:pPr>
        <w:rPr>
          <w:color w:val="auto"/>
        </w:rPr>
      </w:pPr>
    </w:p>
    <w:p w14:paraId="6F76B032" w14:textId="77777777" w:rsidR="00D80FF4" w:rsidRDefault="00D80FF4" w:rsidP="0065555B"/>
    <w:p w14:paraId="6DFC9984" w14:textId="77777777" w:rsidR="00D80FF4" w:rsidRDefault="00D80FF4" w:rsidP="0065555B"/>
    <w:p w14:paraId="4E8AEC2D" w14:textId="77777777" w:rsidR="00D80FF4" w:rsidRDefault="00D80FF4" w:rsidP="0065555B"/>
    <w:p w14:paraId="2E2F2709" w14:textId="0E9A3FB6" w:rsidR="0065555B" w:rsidRPr="0072788A" w:rsidRDefault="0065555B" w:rsidP="0065555B">
      <w:r w:rsidRPr="0072788A">
        <w:lastRenderedPageBreak/>
        <w:t>QPS13</w:t>
      </w:r>
    </w:p>
    <w:p w14:paraId="61F95C29" w14:textId="77777777" w:rsidR="0065555B" w:rsidRPr="0072788A" w:rsidRDefault="0065555B" w:rsidP="0065555B">
      <w:r w:rsidRPr="0072788A">
        <w:t>CORE</w:t>
      </w:r>
    </w:p>
    <w:p w14:paraId="36516D35" w14:textId="77777777" w:rsidR="0065555B" w:rsidRPr="0072788A" w:rsidRDefault="0065555B" w:rsidP="0065555B">
      <w:r w:rsidRPr="0072788A">
        <w:t xml:space="preserve">Click on the phrase which applies to you most.   </w:t>
      </w:r>
    </w:p>
    <w:p w14:paraId="1CE5CCE1" w14:textId="77777777" w:rsidR="0065555B" w:rsidRPr="0072788A" w:rsidRDefault="0065555B" w:rsidP="0065555B"/>
    <w:tbl>
      <w:tblPr>
        <w:tblW w:w="11300" w:type="dxa"/>
        <w:tblLook w:val="01E0" w:firstRow="1" w:lastRow="1" w:firstColumn="1" w:lastColumn="1" w:noHBand="0" w:noVBand="0"/>
      </w:tblPr>
      <w:tblGrid>
        <w:gridCol w:w="7733"/>
        <w:gridCol w:w="3567"/>
      </w:tblGrid>
      <w:tr w:rsidR="0065555B" w:rsidRPr="0072788A" w14:paraId="6AA148BE" w14:textId="77777777" w:rsidTr="000F6CFE">
        <w:trPr>
          <w:trHeight w:val="195"/>
        </w:trPr>
        <w:tc>
          <w:tcPr>
            <w:tcW w:w="7733" w:type="dxa"/>
          </w:tcPr>
          <w:p w14:paraId="36F1881D" w14:textId="6E16FC5D" w:rsidR="0065555B" w:rsidRPr="0072788A" w:rsidRDefault="0065555B" w:rsidP="000F6CFE">
            <w:pPr>
              <w:rPr>
                <w:highlight w:val="yellow"/>
              </w:rPr>
            </w:pPr>
            <w:r w:rsidRPr="0072788A">
              <w:rPr>
                <w:highlight w:val="yellow"/>
              </w:rPr>
              <w:t xml:space="preserve">I’m very aware of </w:t>
            </w:r>
            <w:commentRangeStart w:id="24"/>
            <w:commentRangeStart w:id="25"/>
            <w:r>
              <w:rPr>
                <w:highlight w:val="yellow"/>
              </w:rPr>
              <w:t xml:space="preserve">HIV PREVENTION </w:t>
            </w:r>
            <w:r w:rsidRPr="004C4599">
              <w:rPr>
                <w:strike/>
                <w:highlight w:val="yellow"/>
              </w:rPr>
              <w:t xml:space="preserve">MARKETING </w:t>
            </w:r>
            <w:commentRangeEnd w:id="24"/>
            <w:r w:rsidR="0037749B" w:rsidRPr="004C4599">
              <w:rPr>
                <w:rStyle w:val="CommentReference"/>
                <w:strike/>
              </w:rPr>
              <w:commentReference w:id="24"/>
            </w:r>
            <w:commentRangeEnd w:id="25"/>
            <w:r w:rsidR="004C4599" w:rsidRPr="004C4599">
              <w:rPr>
                <w:rStyle w:val="CommentReference"/>
                <w:strike/>
              </w:rPr>
              <w:commentReference w:id="25"/>
            </w:r>
            <w:r w:rsidRPr="0072788A">
              <w:rPr>
                <w:highlight w:val="yellow"/>
              </w:rPr>
              <w:t>issues</w:t>
            </w:r>
          </w:p>
        </w:tc>
        <w:tc>
          <w:tcPr>
            <w:tcW w:w="3567" w:type="dxa"/>
          </w:tcPr>
          <w:p w14:paraId="6AFF9919" w14:textId="46A2F781" w:rsidR="0065555B" w:rsidRPr="0072788A" w:rsidRDefault="0065555B" w:rsidP="000F6CFE">
            <w:pPr>
              <w:rPr>
                <w:highlight w:val="yellow"/>
              </w:rPr>
            </w:pPr>
          </w:p>
        </w:tc>
      </w:tr>
      <w:tr w:rsidR="0065555B" w:rsidRPr="0072788A" w14:paraId="4BB613B1" w14:textId="77777777" w:rsidTr="000F6CFE">
        <w:trPr>
          <w:trHeight w:val="195"/>
        </w:trPr>
        <w:tc>
          <w:tcPr>
            <w:tcW w:w="7733" w:type="dxa"/>
          </w:tcPr>
          <w:p w14:paraId="48709A2F" w14:textId="13A0F043" w:rsidR="0065555B" w:rsidRPr="0072788A" w:rsidRDefault="0065555B" w:rsidP="000F6CFE">
            <w:pPr>
              <w:rPr>
                <w:highlight w:val="yellow"/>
              </w:rPr>
            </w:pPr>
            <w:r w:rsidRPr="0072788A">
              <w:rPr>
                <w:highlight w:val="yellow"/>
              </w:rPr>
              <w:t xml:space="preserve">I try to be aware of </w:t>
            </w:r>
            <w:r>
              <w:rPr>
                <w:highlight w:val="yellow"/>
              </w:rPr>
              <w:t xml:space="preserve">HIV PREVENTION </w:t>
            </w:r>
            <w:r w:rsidRPr="0072788A">
              <w:rPr>
                <w:highlight w:val="yellow"/>
              </w:rPr>
              <w:t>issues</w:t>
            </w:r>
          </w:p>
        </w:tc>
        <w:tc>
          <w:tcPr>
            <w:tcW w:w="3567" w:type="dxa"/>
          </w:tcPr>
          <w:p w14:paraId="22D7CBE7" w14:textId="74FDE667" w:rsidR="0065555B" w:rsidRPr="0072788A" w:rsidRDefault="0065555B" w:rsidP="000F6CFE">
            <w:pPr>
              <w:rPr>
                <w:highlight w:val="yellow"/>
              </w:rPr>
            </w:pPr>
          </w:p>
        </w:tc>
      </w:tr>
      <w:tr w:rsidR="0065555B" w:rsidRPr="0072788A" w14:paraId="5DE73E7E" w14:textId="77777777" w:rsidTr="000F6CFE">
        <w:trPr>
          <w:trHeight w:val="398"/>
        </w:trPr>
        <w:tc>
          <w:tcPr>
            <w:tcW w:w="7733" w:type="dxa"/>
          </w:tcPr>
          <w:p w14:paraId="231E3EAD" w14:textId="202DFF0D" w:rsidR="0065555B" w:rsidRPr="0072788A" w:rsidRDefault="0065555B" w:rsidP="000F6CFE">
            <w:pPr>
              <w:rPr>
                <w:highlight w:val="yellow"/>
              </w:rPr>
            </w:pPr>
            <w:r w:rsidRPr="0072788A">
              <w:rPr>
                <w:highlight w:val="yellow"/>
              </w:rPr>
              <w:t xml:space="preserve">I TEND NOT TO/ DON’T USUALLY think about </w:t>
            </w:r>
            <w:r>
              <w:rPr>
                <w:highlight w:val="yellow"/>
              </w:rPr>
              <w:t xml:space="preserve">HIV PREVENTION </w:t>
            </w:r>
            <w:r w:rsidRPr="0072788A">
              <w:rPr>
                <w:highlight w:val="yellow"/>
              </w:rPr>
              <w:t>issues</w:t>
            </w:r>
          </w:p>
        </w:tc>
        <w:tc>
          <w:tcPr>
            <w:tcW w:w="3567" w:type="dxa"/>
          </w:tcPr>
          <w:p w14:paraId="5A57305D" w14:textId="4B7CF5C1" w:rsidR="0065555B" w:rsidRPr="0072788A" w:rsidRDefault="0065555B" w:rsidP="000F6CFE">
            <w:pPr>
              <w:rPr>
                <w:highlight w:val="yellow"/>
              </w:rPr>
            </w:pPr>
          </w:p>
        </w:tc>
      </w:tr>
      <w:tr w:rsidR="0065555B" w:rsidRPr="0072788A" w14:paraId="25F6B8E8" w14:textId="77777777" w:rsidTr="000F6CFE">
        <w:trPr>
          <w:trHeight w:val="195"/>
        </w:trPr>
        <w:tc>
          <w:tcPr>
            <w:tcW w:w="7733" w:type="dxa"/>
          </w:tcPr>
          <w:p w14:paraId="0B555865" w14:textId="1EB13752" w:rsidR="0065555B" w:rsidRPr="0072788A" w:rsidRDefault="0065555B" w:rsidP="000F6CFE">
            <w:pPr>
              <w:rPr>
                <w:highlight w:val="yellow"/>
              </w:rPr>
            </w:pPr>
            <w:r w:rsidRPr="0072788A">
              <w:rPr>
                <w:highlight w:val="yellow"/>
              </w:rPr>
              <w:t xml:space="preserve">I never think about </w:t>
            </w:r>
            <w:r>
              <w:rPr>
                <w:highlight w:val="yellow"/>
              </w:rPr>
              <w:t xml:space="preserve">HIV PREVENTION </w:t>
            </w:r>
            <w:r w:rsidRPr="0072788A">
              <w:rPr>
                <w:highlight w:val="yellow"/>
              </w:rPr>
              <w:t>issues</w:t>
            </w:r>
          </w:p>
        </w:tc>
        <w:tc>
          <w:tcPr>
            <w:tcW w:w="3567" w:type="dxa"/>
          </w:tcPr>
          <w:p w14:paraId="642CCE64" w14:textId="13ECBC2A" w:rsidR="0065555B" w:rsidRPr="0072788A" w:rsidRDefault="0065555B" w:rsidP="000F6CFE">
            <w:pPr>
              <w:rPr>
                <w:highlight w:val="yellow"/>
              </w:rPr>
            </w:pPr>
          </w:p>
        </w:tc>
      </w:tr>
      <w:tr w:rsidR="0065555B" w:rsidRPr="0072788A" w14:paraId="669E72E9" w14:textId="77777777" w:rsidTr="000F6CFE">
        <w:trPr>
          <w:trHeight w:val="398"/>
        </w:trPr>
        <w:tc>
          <w:tcPr>
            <w:tcW w:w="7733" w:type="dxa"/>
          </w:tcPr>
          <w:p w14:paraId="05206950" w14:textId="794D1B31" w:rsidR="0065555B" w:rsidRPr="0072788A" w:rsidRDefault="0065555B" w:rsidP="000F6CFE">
            <w:r w:rsidRPr="0072788A">
              <w:rPr>
                <w:highlight w:val="yellow"/>
              </w:rPr>
              <w:t xml:space="preserve">I don’t really know what a </w:t>
            </w:r>
            <w:r>
              <w:rPr>
                <w:highlight w:val="yellow"/>
              </w:rPr>
              <w:t xml:space="preserve">HIV PREVENTION </w:t>
            </w:r>
            <w:r w:rsidRPr="0072788A">
              <w:rPr>
                <w:highlight w:val="yellow"/>
              </w:rPr>
              <w:t xml:space="preserve"> is</w:t>
            </w:r>
            <w:r w:rsidR="00765CA2">
              <w:t xml:space="preserve"> about</w:t>
            </w:r>
          </w:p>
        </w:tc>
        <w:tc>
          <w:tcPr>
            <w:tcW w:w="3567" w:type="dxa"/>
          </w:tcPr>
          <w:p w14:paraId="4774CB0C" w14:textId="77777777" w:rsidR="0065555B" w:rsidRPr="0072788A" w:rsidRDefault="0065555B" w:rsidP="000F6CFE">
            <w:pPr>
              <w:rPr>
                <w:highlight w:val="yellow"/>
              </w:rPr>
            </w:pPr>
          </w:p>
        </w:tc>
      </w:tr>
    </w:tbl>
    <w:p w14:paraId="67AB2F88" w14:textId="77777777" w:rsidR="0065555B" w:rsidRPr="0072788A" w:rsidRDefault="0065555B" w:rsidP="0065555B"/>
    <w:p w14:paraId="2D4B5AE9" w14:textId="77777777" w:rsidR="0065555B" w:rsidRPr="0072788A" w:rsidRDefault="0065555B" w:rsidP="0065555B">
      <w:r w:rsidRPr="0072788A">
        <w:t>ONE CODE ONLY</w:t>
      </w:r>
    </w:p>
    <w:p w14:paraId="3EEB62B4" w14:textId="77777777" w:rsidR="0065555B" w:rsidRPr="0072788A" w:rsidRDefault="0065555B" w:rsidP="0065555B"/>
    <w:p w14:paraId="673666DC" w14:textId="77777777" w:rsidR="0065555B" w:rsidRPr="0072788A" w:rsidRDefault="0065555B" w:rsidP="0065555B"/>
    <w:p w14:paraId="2D14ED1A" w14:textId="77777777" w:rsidR="0065555B" w:rsidRPr="0072788A" w:rsidRDefault="0065555B" w:rsidP="0065555B">
      <w:r w:rsidRPr="0072788A">
        <w:t>QPS14</w:t>
      </w:r>
    </w:p>
    <w:p w14:paraId="16D8B67F" w14:textId="77777777" w:rsidR="0065555B" w:rsidRPr="0072788A" w:rsidRDefault="0065555B" w:rsidP="0065555B">
      <w:r w:rsidRPr="0072788A">
        <w:t>CORE</w:t>
      </w:r>
    </w:p>
    <w:p w14:paraId="12DDD485" w14:textId="74FADBC8" w:rsidR="0065555B" w:rsidRPr="0072788A" w:rsidRDefault="0065555B" w:rsidP="0065555B">
      <w:r w:rsidRPr="0072788A">
        <w:t>How would the advert affect what you do abou</w:t>
      </w:r>
      <w:r w:rsidR="00B72A2D">
        <w:t xml:space="preserve">t </w:t>
      </w:r>
      <w:r w:rsidR="000F6CFE">
        <w:t>HIV PREVENTION</w:t>
      </w:r>
      <w:r w:rsidRPr="0072788A">
        <w:t>?</w:t>
      </w:r>
    </w:p>
    <w:p w14:paraId="632EB680" w14:textId="77777777" w:rsidR="0065555B" w:rsidRPr="0072788A" w:rsidRDefault="0065555B" w:rsidP="0065555B">
      <w:pPr>
        <w:rPr>
          <w:i/>
          <w:color w:val="0000FF"/>
        </w:rPr>
      </w:pPr>
      <w:r w:rsidRPr="0072788A">
        <w:rPr>
          <w:i/>
          <w:color w:val="0000FF"/>
        </w:rPr>
        <w:t>Tailor response list based on either of the 2 examples shown below</w:t>
      </w:r>
    </w:p>
    <w:p w14:paraId="121C3195" w14:textId="77777777" w:rsidR="0065555B" w:rsidRPr="0072788A" w:rsidRDefault="0065555B" w:rsidP="0065555B"/>
    <w:tbl>
      <w:tblPr>
        <w:tblW w:w="0" w:type="auto"/>
        <w:tblLook w:val="01E0" w:firstRow="1" w:lastRow="1" w:firstColumn="1" w:lastColumn="1" w:noHBand="0" w:noVBand="0"/>
      </w:tblPr>
      <w:tblGrid>
        <w:gridCol w:w="5313"/>
        <w:gridCol w:w="5309"/>
      </w:tblGrid>
      <w:tr w:rsidR="0065555B" w:rsidRPr="0072788A" w14:paraId="4B19F1B7" w14:textId="77777777" w:rsidTr="000F6CFE">
        <w:tc>
          <w:tcPr>
            <w:tcW w:w="5328" w:type="dxa"/>
          </w:tcPr>
          <w:p w14:paraId="5EA6D5E0" w14:textId="372FB18E" w:rsidR="0065555B" w:rsidRPr="0072788A" w:rsidRDefault="0065555B" w:rsidP="000F6CFE">
            <w:pPr>
              <w:rPr>
                <w:highlight w:val="yellow"/>
              </w:rPr>
            </w:pPr>
            <w:r w:rsidRPr="0072788A">
              <w:rPr>
                <w:highlight w:val="yellow"/>
              </w:rPr>
              <w:t>Makes me much more likely to BEHAV</w:t>
            </w:r>
            <w:r w:rsidR="00765CA2">
              <w:rPr>
                <w:highlight w:val="yellow"/>
              </w:rPr>
              <w:t xml:space="preserve">E </w:t>
            </w:r>
            <w:r w:rsidRPr="0072788A">
              <w:rPr>
                <w:highlight w:val="yellow"/>
              </w:rPr>
              <w:t>/</w:t>
            </w:r>
            <w:r w:rsidR="00765CA2">
              <w:rPr>
                <w:highlight w:val="yellow"/>
              </w:rPr>
              <w:t xml:space="preserve"> </w:t>
            </w:r>
            <w:r w:rsidR="000F6CFE">
              <w:rPr>
                <w:highlight w:val="yellow"/>
              </w:rPr>
              <w:t>TAKE ACTION ON</w:t>
            </w:r>
            <w:r w:rsidRPr="0072788A">
              <w:rPr>
                <w:highlight w:val="yellow"/>
              </w:rPr>
              <w:t xml:space="preserve"> </w:t>
            </w:r>
            <w:r w:rsidR="000F6CFE">
              <w:rPr>
                <w:highlight w:val="yellow"/>
              </w:rPr>
              <w:t xml:space="preserve">WHAT </w:t>
            </w:r>
            <w:r w:rsidR="00765CA2">
              <w:rPr>
                <w:highlight w:val="yellow"/>
              </w:rPr>
              <w:t xml:space="preserve">THE </w:t>
            </w:r>
            <w:r w:rsidRPr="0072788A">
              <w:rPr>
                <w:highlight w:val="yellow"/>
              </w:rPr>
              <w:t>AD IS TRYING TO ENCOURAGE</w:t>
            </w:r>
          </w:p>
        </w:tc>
        <w:tc>
          <w:tcPr>
            <w:tcW w:w="5328" w:type="dxa"/>
          </w:tcPr>
          <w:p w14:paraId="4167EDC8" w14:textId="1D01314B" w:rsidR="0065555B" w:rsidRPr="0072788A" w:rsidRDefault="0065555B" w:rsidP="000F6CFE">
            <w:pPr>
              <w:rPr>
                <w:highlight w:val="yellow"/>
              </w:rPr>
            </w:pPr>
          </w:p>
        </w:tc>
      </w:tr>
      <w:tr w:rsidR="0065555B" w:rsidRPr="0072788A" w14:paraId="2D150DE9" w14:textId="77777777" w:rsidTr="000F6CFE">
        <w:tc>
          <w:tcPr>
            <w:tcW w:w="5328" w:type="dxa"/>
          </w:tcPr>
          <w:p w14:paraId="3D5ACE13" w14:textId="6B2D0EE1" w:rsidR="0065555B" w:rsidRPr="0072788A" w:rsidRDefault="0065555B" w:rsidP="000F6CFE">
            <w:pPr>
              <w:rPr>
                <w:highlight w:val="yellow"/>
              </w:rPr>
            </w:pPr>
            <w:r w:rsidRPr="0072788A">
              <w:rPr>
                <w:highlight w:val="yellow"/>
              </w:rPr>
              <w:t>Makes me a little more likely to try to BEHAV</w:t>
            </w:r>
            <w:r w:rsidR="00765CA2">
              <w:rPr>
                <w:highlight w:val="yellow"/>
              </w:rPr>
              <w:t xml:space="preserve">E </w:t>
            </w:r>
            <w:r w:rsidRPr="0072788A">
              <w:rPr>
                <w:highlight w:val="yellow"/>
              </w:rPr>
              <w:t>/</w:t>
            </w:r>
            <w:r w:rsidR="00765CA2">
              <w:rPr>
                <w:highlight w:val="yellow"/>
              </w:rPr>
              <w:t xml:space="preserve"> </w:t>
            </w:r>
            <w:r w:rsidR="000F6CFE">
              <w:rPr>
                <w:highlight w:val="yellow"/>
              </w:rPr>
              <w:t xml:space="preserve">TAKE </w:t>
            </w:r>
            <w:r w:rsidRPr="0072788A">
              <w:rPr>
                <w:highlight w:val="yellow"/>
              </w:rPr>
              <w:t>ACTION</w:t>
            </w:r>
            <w:r w:rsidR="000F6CFE">
              <w:rPr>
                <w:highlight w:val="yellow"/>
              </w:rPr>
              <w:t xml:space="preserve"> ON</w:t>
            </w:r>
            <w:r w:rsidRPr="0072788A">
              <w:rPr>
                <w:highlight w:val="yellow"/>
              </w:rPr>
              <w:t xml:space="preserve"> </w:t>
            </w:r>
            <w:r w:rsidR="000F6CFE">
              <w:rPr>
                <w:highlight w:val="yellow"/>
              </w:rPr>
              <w:t xml:space="preserve">WHAT THE </w:t>
            </w:r>
            <w:r w:rsidRPr="0072788A">
              <w:rPr>
                <w:highlight w:val="yellow"/>
              </w:rPr>
              <w:t>AD IS TRYING TO ENCOURAGE</w:t>
            </w:r>
          </w:p>
        </w:tc>
        <w:tc>
          <w:tcPr>
            <w:tcW w:w="5328" w:type="dxa"/>
          </w:tcPr>
          <w:p w14:paraId="5FA08B83" w14:textId="51CCD2A0" w:rsidR="0065555B" w:rsidRPr="0072788A" w:rsidRDefault="0065555B" w:rsidP="000F6CFE">
            <w:pPr>
              <w:rPr>
                <w:highlight w:val="yellow"/>
              </w:rPr>
            </w:pPr>
          </w:p>
        </w:tc>
      </w:tr>
      <w:tr w:rsidR="0065555B" w:rsidRPr="0072788A" w14:paraId="05678479" w14:textId="77777777" w:rsidTr="000F6CFE">
        <w:tc>
          <w:tcPr>
            <w:tcW w:w="5328" w:type="dxa"/>
          </w:tcPr>
          <w:p w14:paraId="1BC37E03" w14:textId="77777777" w:rsidR="0065555B" w:rsidRPr="0072788A" w:rsidRDefault="0065555B" w:rsidP="000F6CFE">
            <w:pPr>
              <w:rPr>
                <w:highlight w:val="yellow"/>
              </w:rPr>
            </w:pPr>
            <w:r w:rsidRPr="0072788A">
              <w:rPr>
                <w:highlight w:val="yellow"/>
              </w:rPr>
              <w:t>Makes no difference</w:t>
            </w:r>
          </w:p>
        </w:tc>
        <w:tc>
          <w:tcPr>
            <w:tcW w:w="5328" w:type="dxa"/>
          </w:tcPr>
          <w:p w14:paraId="35C5EED0" w14:textId="39B92FCC" w:rsidR="0065555B" w:rsidRPr="0072788A" w:rsidRDefault="0065555B" w:rsidP="000F6CFE">
            <w:pPr>
              <w:rPr>
                <w:highlight w:val="yellow"/>
              </w:rPr>
            </w:pPr>
          </w:p>
        </w:tc>
      </w:tr>
      <w:tr w:rsidR="0065555B" w:rsidRPr="0072788A" w14:paraId="6292054B" w14:textId="77777777" w:rsidTr="000F6CFE">
        <w:tc>
          <w:tcPr>
            <w:tcW w:w="5328" w:type="dxa"/>
          </w:tcPr>
          <w:p w14:paraId="6F51C070" w14:textId="300F067A" w:rsidR="0065555B" w:rsidRPr="0072788A" w:rsidRDefault="0065555B" w:rsidP="000F6CFE">
            <w:r w:rsidRPr="0072788A">
              <w:rPr>
                <w:highlight w:val="yellow"/>
              </w:rPr>
              <w:t>Puts me off BEHAV</w:t>
            </w:r>
            <w:r w:rsidR="000F6CFE">
              <w:rPr>
                <w:highlight w:val="yellow"/>
              </w:rPr>
              <w:t>ING</w:t>
            </w:r>
            <w:r w:rsidRPr="0072788A">
              <w:rPr>
                <w:highlight w:val="yellow"/>
              </w:rPr>
              <w:t>/</w:t>
            </w:r>
            <w:r w:rsidR="000F6CFE">
              <w:rPr>
                <w:highlight w:val="yellow"/>
              </w:rPr>
              <w:t xml:space="preserve"> </w:t>
            </w:r>
            <w:r w:rsidRPr="0072788A">
              <w:rPr>
                <w:highlight w:val="yellow"/>
              </w:rPr>
              <w:t>ACTION</w:t>
            </w:r>
            <w:r w:rsidR="000F6CFE">
              <w:rPr>
                <w:highlight w:val="yellow"/>
              </w:rPr>
              <w:t>ING ON WHAT THE</w:t>
            </w:r>
            <w:r w:rsidRPr="0072788A">
              <w:rPr>
                <w:highlight w:val="yellow"/>
              </w:rPr>
              <w:t xml:space="preserve"> AD IS TRYING TO ENCOURAGE</w:t>
            </w:r>
          </w:p>
        </w:tc>
        <w:tc>
          <w:tcPr>
            <w:tcW w:w="5328" w:type="dxa"/>
          </w:tcPr>
          <w:p w14:paraId="2E508884" w14:textId="106B7FA0" w:rsidR="0065555B" w:rsidRPr="0072788A" w:rsidRDefault="0065555B" w:rsidP="000F6CFE"/>
        </w:tc>
      </w:tr>
    </w:tbl>
    <w:p w14:paraId="16E20A2E" w14:textId="77777777" w:rsidR="0065555B" w:rsidRPr="0072788A" w:rsidRDefault="0065555B" w:rsidP="0065555B"/>
    <w:p w14:paraId="78AD4AD1" w14:textId="77777777" w:rsidR="0065555B" w:rsidRPr="0072788A" w:rsidRDefault="0065555B" w:rsidP="0065555B">
      <w:r w:rsidRPr="0072788A">
        <w:t>ONE CODE ONLY</w:t>
      </w:r>
    </w:p>
    <w:p w14:paraId="2B1C3867" w14:textId="77777777" w:rsidR="0065555B" w:rsidRPr="0072788A" w:rsidRDefault="0065555B" w:rsidP="0065555B"/>
    <w:p w14:paraId="74AC8049" w14:textId="77777777" w:rsidR="0065555B" w:rsidRPr="0072788A" w:rsidRDefault="0065555B" w:rsidP="0065555B">
      <w:r w:rsidRPr="0072788A">
        <w:t>_____________________________________________________________________________________________</w:t>
      </w:r>
    </w:p>
    <w:p w14:paraId="18C26B8E" w14:textId="77777777" w:rsidR="0065555B" w:rsidRPr="0072788A" w:rsidRDefault="0065555B" w:rsidP="0065555B">
      <w:r w:rsidRPr="0072788A">
        <w:br w:type="page"/>
      </w:r>
    </w:p>
    <w:p w14:paraId="75A4E3F3" w14:textId="060C93F5" w:rsidR="0065555B" w:rsidRPr="0072788A" w:rsidRDefault="00F25408" w:rsidP="0065555B">
      <w:r>
        <w:rPr>
          <w:i/>
          <w:noProof/>
          <w:color w:val="0070C0"/>
          <w:lang w:eastAsia="zh-TW"/>
        </w:rPr>
        <w:lastRenderedPageBreak/>
        <mc:AlternateContent>
          <mc:Choice Requires="wps">
            <w:drawing>
              <wp:anchor distT="0" distB="0" distL="114300" distR="114300" simplePos="0" relativeHeight="251661312" behindDoc="0" locked="0" layoutInCell="1" allowOverlap="1" wp14:anchorId="5E5E8BDA" wp14:editId="4952BC3F">
                <wp:simplePos x="0" y="0"/>
                <wp:positionH relativeFrom="column">
                  <wp:posOffset>-92075</wp:posOffset>
                </wp:positionH>
                <wp:positionV relativeFrom="paragraph">
                  <wp:posOffset>-53975</wp:posOffset>
                </wp:positionV>
                <wp:extent cx="6827520" cy="2136140"/>
                <wp:effectExtent l="0" t="2540" r="0" b="4445"/>
                <wp:wrapNone/>
                <wp:docPr id="24" name="Text Box 17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7520" cy="21361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280E26" w14:textId="77777777" w:rsidR="0037749B" w:rsidRPr="005759E9" w:rsidRDefault="0037749B" w:rsidP="0065555B">
                            <w:pPr>
                              <w:rPr>
                                <w:rFonts w:cs="Arial"/>
                                <w:i/>
                                <w:color w:val="0000FF"/>
                              </w:rPr>
                            </w:pPr>
                            <w:r w:rsidRPr="005759E9">
                              <w:rPr>
                                <w:rFonts w:cs="Arial"/>
                                <w:i/>
                                <w:color w:val="0000FF"/>
                              </w:rPr>
                              <w:t>These questions are also designed to help us understand behaviour change but work at the attitudinal change level which might happen before actual behaviour change is achieved.</w:t>
                            </w:r>
                          </w:p>
                          <w:p w14:paraId="57B3AD7B" w14:textId="77777777" w:rsidR="0037749B" w:rsidRPr="005759E9" w:rsidRDefault="0037749B" w:rsidP="0065555B">
                            <w:pPr>
                              <w:rPr>
                                <w:rFonts w:cs="Arial"/>
                                <w:i/>
                                <w:color w:val="0000FF"/>
                              </w:rPr>
                            </w:pPr>
                          </w:p>
                          <w:p w14:paraId="23133442" w14:textId="77777777" w:rsidR="0037749B" w:rsidRPr="005759E9" w:rsidRDefault="0037749B" w:rsidP="0065555B">
                            <w:pPr>
                              <w:rPr>
                                <w:rFonts w:cs="Arial"/>
                                <w:i/>
                                <w:color w:val="0000FF"/>
                              </w:rPr>
                            </w:pPr>
                            <w:r w:rsidRPr="005759E9">
                              <w:rPr>
                                <w:rFonts w:cs="Arial"/>
                                <w:i/>
                                <w:color w:val="0000FF"/>
                              </w:rPr>
                              <w:t>Examples:</w:t>
                            </w:r>
                          </w:p>
                          <w:p w14:paraId="32C88305" w14:textId="77777777" w:rsidR="0037749B" w:rsidRPr="005759E9" w:rsidRDefault="0037749B" w:rsidP="0065555B">
                            <w:pPr>
                              <w:rPr>
                                <w:rFonts w:cs="Arial"/>
                                <w:i/>
                                <w:color w:val="0000FF"/>
                              </w:rPr>
                            </w:pPr>
                          </w:p>
                          <w:p w14:paraId="515735C0" w14:textId="77777777" w:rsidR="0037749B" w:rsidRPr="005759E9" w:rsidRDefault="0037749B" w:rsidP="0065555B">
                            <w:pPr>
                              <w:rPr>
                                <w:rFonts w:cs="Arial"/>
                                <w:i/>
                                <w:color w:val="0000FF"/>
                              </w:rPr>
                            </w:pPr>
                            <w:r w:rsidRPr="005759E9">
                              <w:rPr>
                                <w:rFonts w:cs="Arial"/>
                                <w:i/>
                                <w:color w:val="0000FF"/>
                              </w:rPr>
                              <w:t>Strongly reminded me about the importance of reducing my carbon emissions</w:t>
                            </w:r>
                          </w:p>
                          <w:p w14:paraId="19B5E5E9" w14:textId="77777777" w:rsidR="0037749B" w:rsidRPr="005759E9" w:rsidRDefault="0037749B" w:rsidP="0065555B">
                            <w:pPr>
                              <w:rPr>
                                <w:rFonts w:cs="Arial"/>
                                <w:i/>
                                <w:color w:val="0000FF"/>
                              </w:rPr>
                            </w:pPr>
                            <w:r w:rsidRPr="005759E9">
                              <w:rPr>
                                <w:rFonts w:cs="Arial"/>
                                <w:i/>
                                <w:color w:val="0000FF"/>
                              </w:rPr>
                              <w:t>Slightly reminded me about the importance of reducing my carbon emissions</w:t>
                            </w:r>
                          </w:p>
                          <w:p w14:paraId="7241E958" w14:textId="77777777" w:rsidR="0037749B" w:rsidRPr="005759E9" w:rsidRDefault="0037749B" w:rsidP="0065555B">
                            <w:pPr>
                              <w:rPr>
                                <w:rFonts w:cs="Arial"/>
                                <w:i/>
                                <w:color w:val="0000FF"/>
                              </w:rPr>
                            </w:pPr>
                            <w:r w:rsidRPr="005759E9">
                              <w:rPr>
                                <w:rFonts w:cs="Arial"/>
                                <w:i/>
                                <w:color w:val="0000FF"/>
                              </w:rPr>
                              <w:t>It didn't remind me at all about the importance of reducing my carbon emissions</w:t>
                            </w:r>
                          </w:p>
                          <w:p w14:paraId="65A1BCAB" w14:textId="77777777" w:rsidR="0037749B" w:rsidRPr="005759E9" w:rsidRDefault="0037749B" w:rsidP="0065555B">
                            <w:pPr>
                              <w:rPr>
                                <w:rFonts w:cs="Arial"/>
                                <w:i/>
                                <w:color w:val="0000FF"/>
                              </w:rPr>
                            </w:pPr>
                            <w:r w:rsidRPr="005759E9">
                              <w:rPr>
                                <w:rFonts w:cs="Arial"/>
                                <w:i/>
                                <w:color w:val="0000FF"/>
                              </w:rPr>
                              <w:t>If anything it put me off thinking about reducing my carbon emissions</w:t>
                            </w:r>
                          </w:p>
                          <w:p w14:paraId="08CFD4F3" w14:textId="77777777" w:rsidR="0037749B" w:rsidRPr="005759E9" w:rsidRDefault="0037749B" w:rsidP="0065555B">
                            <w:pPr>
                              <w:rPr>
                                <w:rFonts w:cs="Arial"/>
                                <w:i/>
                                <w:color w:val="0000FF"/>
                              </w:rPr>
                            </w:pPr>
                          </w:p>
                          <w:p w14:paraId="2829262D" w14:textId="77777777" w:rsidR="0037749B" w:rsidRPr="005759E9" w:rsidRDefault="0037749B" w:rsidP="0065555B">
                            <w:pPr>
                              <w:rPr>
                                <w:rFonts w:cs="Arial"/>
                                <w:i/>
                                <w:color w:val="0000FF"/>
                              </w:rPr>
                            </w:pPr>
                            <w:r w:rsidRPr="005759E9">
                              <w:rPr>
                                <w:rFonts w:cs="Arial"/>
                                <w:i/>
                                <w:color w:val="0000FF"/>
                              </w:rPr>
                              <w:t>Strongly reminded me that I shouldn’t drive over the speed limit</w:t>
                            </w:r>
                          </w:p>
                          <w:p w14:paraId="4DAA5328" w14:textId="77777777" w:rsidR="0037749B" w:rsidRPr="005759E9" w:rsidRDefault="0037749B" w:rsidP="0065555B">
                            <w:pPr>
                              <w:rPr>
                                <w:rFonts w:cs="Arial"/>
                                <w:i/>
                                <w:color w:val="0000FF"/>
                              </w:rPr>
                            </w:pPr>
                            <w:r w:rsidRPr="005759E9">
                              <w:rPr>
                                <w:rFonts w:cs="Arial"/>
                                <w:i/>
                                <w:color w:val="0000FF"/>
                              </w:rPr>
                              <w:t>Slightly reminded me that I shouldn’t drive over the speed limit</w:t>
                            </w:r>
                          </w:p>
                          <w:p w14:paraId="1A44F1F6" w14:textId="77777777" w:rsidR="0037749B" w:rsidRPr="005759E9" w:rsidRDefault="0037749B" w:rsidP="0065555B">
                            <w:pPr>
                              <w:rPr>
                                <w:rFonts w:cs="Arial"/>
                                <w:i/>
                                <w:color w:val="0000FF"/>
                              </w:rPr>
                            </w:pPr>
                            <w:r w:rsidRPr="005759E9">
                              <w:rPr>
                                <w:rFonts w:cs="Arial"/>
                                <w:i/>
                                <w:color w:val="0000FF"/>
                              </w:rPr>
                              <w:t>It didn't remind me at all about the importance of not driving over the speed limit</w:t>
                            </w:r>
                          </w:p>
                          <w:p w14:paraId="62032855" w14:textId="77777777" w:rsidR="0037749B" w:rsidRPr="005759E9" w:rsidRDefault="0037749B" w:rsidP="0065555B">
                            <w:r w:rsidRPr="005759E9">
                              <w:rPr>
                                <w:rFonts w:cs="Arial"/>
                                <w:i/>
                                <w:color w:val="0000FF"/>
                              </w:rPr>
                              <w:t>If anything it made me feel that I shouldn't drive within the speed limit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E5E8BDA" id="Text Box 1791" o:spid="_x0000_s1029" type="#_x0000_t202" style="position:absolute;margin-left:-7.25pt;margin-top:-4.25pt;width:537.6pt;height:168.2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" stroked="f">
                <v:textbox style="mso-fit-shape-to-text:t">
                  <w:txbxContent>
                    <w:p w14:paraId="6C280E26" w14:textId="77777777" w:rsidR="0037749B" w:rsidRPr="005759E9" w:rsidRDefault="0037749B" w:rsidP="0065555B">
                      <w:pPr>
                        <w:rPr>
                          <w:rFonts w:cs="Arial"/>
                          <w:i/>
                          <w:color w:val="0000FF"/>
                        </w:rPr>
                      </w:pPr>
                      <w:r w:rsidRPr="005759E9">
                        <w:rPr>
                          <w:rFonts w:cs="Arial"/>
                          <w:i/>
                          <w:color w:val="0000FF"/>
                        </w:rPr>
                        <w:t>These questions are also designed to help us understand behaviour change but work at the attitudinal change level which might happen before actual behaviour change is achieved.</w:t>
                      </w:r>
                    </w:p>
                    <w:p w14:paraId="57B3AD7B" w14:textId="77777777" w:rsidR="0037749B" w:rsidRPr="005759E9" w:rsidRDefault="0037749B" w:rsidP="0065555B">
                      <w:pPr>
                        <w:rPr>
                          <w:rFonts w:cs="Arial"/>
                          <w:i/>
                          <w:color w:val="0000FF"/>
                        </w:rPr>
                      </w:pPr>
                    </w:p>
                    <w:p w14:paraId="23133442" w14:textId="77777777" w:rsidR="0037749B" w:rsidRPr="005759E9" w:rsidRDefault="0037749B" w:rsidP="0065555B">
                      <w:pPr>
                        <w:rPr>
                          <w:rFonts w:cs="Arial"/>
                          <w:i/>
                          <w:color w:val="0000FF"/>
                        </w:rPr>
                      </w:pPr>
                      <w:r w:rsidRPr="005759E9">
                        <w:rPr>
                          <w:rFonts w:cs="Arial"/>
                          <w:i/>
                          <w:color w:val="0000FF"/>
                        </w:rPr>
                        <w:t>Examples:</w:t>
                      </w:r>
                    </w:p>
                    <w:p w14:paraId="32C88305" w14:textId="77777777" w:rsidR="0037749B" w:rsidRPr="005759E9" w:rsidRDefault="0037749B" w:rsidP="0065555B">
                      <w:pPr>
                        <w:rPr>
                          <w:rFonts w:cs="Arial"/>
                          <w:i/>
                          <w:color w:val="0000FF"/>
                        </w:rPr>
                      </w:pPr>
                    </w:p>
                    <w:p w14:paraId="515735C0" w14:textId="77777777" w:rsidR="0037749B" w:rsidRPr="005759E9" w:rsidRDefault="0037749B" w:rsidP="0065555B">
                      <w:pPr>
                        <w:rPr>
                          <w:rFonts w:cs="Arial"/>
                          <w:i/>
                          <w:color w:val="0000FF"/>
                        </w:rPr>
                      </w:pPr>
                      <w:r w:rsidRPr="005759E9">
                        <w:rPr>
                          <w:rFonts w:cs="Arial"/>
                          <w:i/>
                          <w:color w:val="0000FF"/>
                        </w:rPr>
                        <w:t>Strongly reminded me about the importance of reducing my carbon emissions</w:t>
                      </w:r>
                    </w:p>
                    <w:p w14:paraId="19B5E5E9" w14:textId="77777777" w:rsidR="0037749B" w:rsidRPr="005759E9" w:rsidRDefault="0037749B" w:rsidP="0065555B">
                      <w:pPr>
                        <w:rPr>
                          <w:rFonts w:cs="Arial"/>
                          <w:i/>
                          <w:color w:val="0000FF"/>
                        </w:rPr>
                      </w:pPr>
                      <w:r w:rsidRPr="005759E9">
                        <w:rPr>
                          <w:rFonts w:cs="Arial"/>
                          <w:i/>
                          <w:color w:val="0000FF"/>
                        </w:rPr>
                        <w:t>Slightly reminded me about the importance of reducing my carbon emissions</w:t>
                      </w:r>
                    </w:p>
                    <w:p w14:paraId="7241E958" w14:textId="77777777" w:rsidR="0037749B" w:rsidRPr="005759E9" w:rsidRDefault="0037749B" w:rsidP="0065555B">
                      <w:pPr>
                        <w:rPr>
                          <w:rFonts w:cs="Arial"/>
                          <w:i/>
                          <w:color w:val="0000FF"/>
                        </w:rPr>
                      </w:pPr>
                      <w:r w:rsidRPr="005759E9">
                        <w:rPr>
                          <w:rFonts w:cs="Arial"/>
                          <w:i/>
                          <w:color w:val="0000FF"/>
                        </w:rPr>
                        <w:t>It didn't remind me at all about the importance of reducing my carbon emissions</w:t>
                      </w:r>
                    </w:p>
                    <w:p w14:paraId="65A1BCAB" w14:textId="77777777" w:rsidR="0037749B" w:rsidRPr="005759E9" w:rsidRDefault="0037749B" w:rsidP="0065555B">
                      <w:pPr>
                        <w:rPr>
                          <w:rFonts w:cs="Arial"/>
                          <w:i/>
                          <w:color w:val="0000FF"/>
                        </w:rPr>
                      </w:pPr>
                      <w:r w:rsidRPr="005759E9">
                        <w:rPr>
                          <w:rFonts w:cs="Arial"/>
                          <w:i/>
                          <w:color w:val="0000FF"/>
                        </w:rPr>
                        <w:t>If anything it put me off thinking about reducing my carbon emissions</w:t>
                      </w:r>
                    </w:p>
                    <w:p w14:paraId="08CFD4F3" w14:textId="77777777" w:rsidR="0037749B" w:rsidRPr="005759E9" w:rsidRDefault="0037749B" w:rsidP="0065555B">
                      <w:pPr>
                        <w:rPr>
                          <w:rFonts w:cs="Arial"/>
                          <w:i/>
                          <w:color w:val="0000FF"/>
                        </w:rPr>
                      </w:pPr>
                    </w:p>
                    <w:p w14:paraId="2829262D" w14:textId="77777777" w:rsidR="0037749B" w:rsidRPr="005759E9" w:rsidRDefault="0037749B" w:rsidP="0065555B">
                      <w:pPr>
                        <w:rPr>
                          <w:rFonts w:cs="Arial"/>
                          <w:i/>
                          <w:color w:val="0000FF"/>
                        </w:rPr>
                      </w:pPr>
                      <w:r w:rsidRPr="005759E9">
                        <w:rPr>
                          <w:rFonts w:cs="Arial"/>
                          <w:i/>
                          <w:color w:val="0000FF"/>
                        </w:rPr>
                        <w:t>Strongly reminded me that I shouldn’t drive over the speed limit</w:t>
                      </w:r>
                    </w:p>
                    <w:p w14:paraId="4DAA5328" w14:textId="77777777" w:rsidR="0037749B" w:rsidRPr="005759E9" w:rsidRDefault="0037749B" w:rsidP="0065555B">
                      <w:pPr>
                        <w:rPr>
                          <w:rFonts w:cs="Arial"/>
                          <w:i/>
                          <w:color w:val="0000FF"/>
                        </w:rPr>
                      </w:pPr>
                      <w:r w:rsidRPr="005759E9">
                        <w:rPr>
                          <w:rFonts w:cs="Arial"/>
                          <w:i/>
                          <w:color w:val="0000FF"/>
                        </w:rPr>
                        <w:t>Slightly reminded me that I shouldn’t drive over the speed limit</w:t>
                      </w:r>
                    </w:p>
                    <w:p w14:paraId="1A44F1F6" w14:textId="77777777" w:rsidR="0037749B" w:rsidRPr="005759E9" w:rsidRDefault="0037749B" w:rsidP="0065555B">
                      <w:pPr>
                        <w:rPr>
                          <w:rFonts w:cs="Arial"/>
                          <w:i/>
                          <w:color w:val="0000FF"/>
                        </w:rPr>
                      </w:pPr>
                      <w:r w:rsidRPr="005759E9">
                        <w:rPr>
                          <w:rFonts w:cs="Arial"/>
                          <w:i/>
                          <w:color w:val="0000FF"/>
                        </w:rPr>
                        <w:t>It didn't remind me at all about the importance of not driving over the speed limit</w:t>
                      </w:r>
                    </w:p>
                    <w:p w14:paraId="62032855" w14:textId="77777777" w:rsidR="0037749B" w:rsidRPr="005759E9" w:rsidRDefault="0037749B" w:rsidP="0065555B">
                      <w:r w:rsidRPr="005759E9">
                        <w:rPr>
                          <w:rFonts w:cs="Arial"/>
                          <w:i/>
                          <w:color w:val="0000FF"/>
                        </w:rPr>
                        <w:t>If anything it made me feel that I shouldn't drive within the speed limit</w:t>
                      </w:r>
                    </w:p>
                  </w:txbxContent>
                </v:textbox>
              </v:shape>
            </w:pict>
          </mc:Fallback>
        </mc:AlternateContent>
      </w:r>
    </w:p>
    <w:p w14:paraId="51C9D86A" w14:textId="77777777" w:rsidR="0065555B" w:rsidRPr="0072788A" w:rsidRDefault="0065555B" w:rsidP="0065555B"/>
    <w:p w14:paraId="47802D27" w14:textId="77777777" w:rsidR="0065555B" w:rsidRPr="0072788A" w:rsidRDefault="0065555B" w:rsidP="0065555B"/>
    <w:p w14:paraId="1B51186C" w14:textId="77777777" w:rsidR="0065555B" w:rsidRPr="0072788A" w:rsidRDefault="0065555B" w:rsidP="0065555B"/>
    <w:p w14:paraId="1122A641" w14:textId="77777777" w:rsidR="0065555B" w:rsidRPr="0072788A" w:rsidRDefault="0065555B" w:rsidP="0065555B"/>
    <w:p w14:paraId="7950B5DF" w14:textId="77777777" w:rsidR="0065555B" w:rsidRPr="0072788A" w:rsidRDefault="0065555B" w:rsidP="0065555B"/>
    <w:p w14:paraId="285E16F0" w14:textId="77777777" w:rsidR="0065555B" w:rsidRPr="0072788A" w:rsidRDefault="0065555B" w:rsidP="0065555B"/>
    <w:p w14:paraId="3CA2B075" w14:textId="77777777" w:rsidR="0065555B" w:rsidRPr="0072788A" w:rsidRDefault="0065555B" w:rsidP="0065555B"/>
    <w:p w14:paraId="485845FB" w14:textId="77777777" w:rsidR="0065555B" w:rsidRPr="0072788A" w:rsidRDefault="0065555B" w:rsidP="0065555B"/>
    <w:p w14:paraId="7D8180FA" w14:textId="77777777" w:rsidR="0065555B" w:rsidRPr="0072788A" w:rsidRDefault="0065555B" w:rsidP="0065555B"/>
    <w:p w14:paraId="6C3DEC01" w14:textId="77777777" w:rsidR="0065555B" w:rsidRPr="0072788A" w:rsidRDefault="0065555B" w:rsidP="0065555B"/>
    <w:p w14:paraId="1E93E5DD" w14:textId="77777777" w:rsidR="0065555B" w:rsidRPr="0072788A" w:rsidRDefault="0065555B" w:rsidP="0065555B"/>
    <w:p w14:paraId="2AE620BC" w14:textId="77777777" w:rsidR="0065555B" w:rsidRPr="0072788A" w:rsidRDefault="0065555B" w:rsidP="0065555B"/>
    <w:p w14:paraId="598290C8" w14:textId="77777777" w:rsidR="0065555B" w:rsidRPr="0072788A" w:rsidRDefault="0065555B" w:rsidP="0065555B"/>
    <w:p w14:paraId="00F92340" w14:textId="77777777" w:rsidR="0065555B" w:rsidRPr="0072788A" w:rsidRDefault="0065555B" w:rsidP="0065555B"/>
    <w:p w14:paraId="70C9F283" w14:textId="031DDC4C" w:rsidR="0065555B" w:rsidRPr="0072788A" w:rsidRDefault="0065555B" w:rsidP="0065555B">
      <w:pPr>
        <w:rPr>
          <w:i/>
          <w:color w:val="0000FF"/>
        </w:rPr>
      </w:pPr>
      <w:r w:rsidRPr="0072788A">
        <w:t xml:space="preserve">ASK QPS15 TO RESPONDENTS WHO </w:t>
      </w:r>
      <w:proofErr w:type="gramStart"/>
      <w:r w:rsidRPr="0072788A">
        <w:t>SAID</w:t>
      </w:r>
      <w:proofErr w:type="gramEnd"/>
      <w:r w:rsidRPr="0072788A">
        <w:t xml:space="preserve"> '</w:t>
      </w:r>
      <w:r w:rsidRPr="0072788A">
        <w:rPr>
          <w:highlight w:val="yellow"/>
        </w:rPr>
        <w:t xml:space="preserve">I don't usually think about </w:t>
      </w:r>
      <w:commentRangeStart w:id="26"/>
      <w:commentRangeStart w:id="27"/>
      <w:commentRangeStart w:id="28"/>
      <w:r>
        <w:rPr>
          <w:highlight w:val="yellow"/>
        </w:rPr>
        <w:t xml:space="preserve">HIV PREVENTION </w:t>
      </w:r>
      <w:r w:rsidRPr="00A25A59">
        <w:rPr>
          <w:strike/>
          <w:highlight w:val="yellow"/>
        </w:rPr>
        <w:t>MARKETING</w:t>
      </w:r>
      <w:commentRangeEnd w:id="26"/>
      <w:r w:rsidR="00CB576D" w:rsidRPr="00A25A59">
        <w:rPr>
          <w:rStyle w:val="CommentReference"/>
          <w:strike/>
        </w:rPr>
        <w:commentReference w:id="26"/>
      </w:r>
      <w:commentRangeEnd w:id="27"/>
      <w:r w:rsidR="00CB576D" w:rsidRPr="00A25A59">
        <w:rPr>
          <w:rStyle w:val="CommentReference"/>
          <w:strike/>
        </w:rPr>
        <w:commentReference w:id="27"/>
      </w:r>
      <w:commentRangeEnd w:id="28"/>
      <w:r w:rsidR="00051667">
        <w:rPr>
          <w:rStyle w:val="CommentReference"/>
        </w:rPr>
        <w:commentReference w:id="28"/>
      </w:r>
      <w:r w:rsidRPr="0072788A">
        <w:t>, '</w:t>
      </w:r>
      <w:r w:rsidRPr="0072788A">
        <w:rPr>
          <w:highlight w:val="yellow"/>
        </w:rPr>
        <w:t xml:space="preserve">I never think about </w:t>
      </w:r>
      <w:r>
        <w:rPr>
          <w:highlight w:val="yellow"/>
        </w:rPr>
        <w:t xml:space="preserve">HIV PREVENTION </w:t>
      </w:r>
      <w:r w:rsidRPr="0072788A">
        <w:t>’ OR '</w:t>
      </w:r>
      <w:r w:rsidRPr="0072788A">
        <w:rPr>
          <w:highlight w:val="yellow"/>
        </w:rPr>
        <w:t xml:space="preserve">I don't really know what </w:t>
      </w:r>
      <w:r>
        <w:rPr>
          <w:highlight w:val="yellow"/>
        </w:rPr>
        <w:t xml:space="preserve">HIV PREVENTION </w:t>
      </w:r>
      <w:r w:rsidRPr="0072788A">
        <w:rPr>
          <w:highlight w:val="yellow"/>
        </w:rPr>
        <w:t>is'</w:t>
      </w:r>
      <w:r w:rsidRPr="0072788A">
        <w:t xml:space="preserve"> AT QPS13.  OTHERWISE SKIP TO QPS16.        </w:t>
      </w:r>
      <w:r w:rsidRPr="0072788A">
        <w:rPr>
          <w:i/>
          <w:color w:val="0000FF"/>
        </w:rPr>
        <w:t>Tailor instruction to wording used in bottom 2 or 3 responses at QPS13</w:t>
      </w:r>
    </w:p>
    <w:p w14:paraId="0E698880" w14:textId="77777777" w:rsidR="0065555B" w:rsidRPr="0072788A" w:rsidRDefault="0065555B" w:rsidP="0065555B"/>
    <w:p w14:paraId="01A64DBA" w14:textId="77777777" w:rsidR="0065555B" w:rsidRPr="0072788A" w:rsidRDefault="0065555B" w:rsidP="0065555B">
      <w:r w:rsidRPr="0072788A">
        <w:t>QPS15</w:t>
      </w:r>
    </w:p>
    <w:p w14:paraId="64008706" w14:textId="77777777" w:rsidR="0065555B" w:rsidRPr="0072788A" w:rsidRDefault="0065555B" w:rsidP="0065555B">
      <w:r w:rsidRPr="0072788A">
        <w:t>CORE</w:t>
      </w:r>
    </w:p>
    <w:p w14:paraId="0348E2B4" w14:textId="2B990F60" w:rsidR="0065555B" w:rsidRPr="0072788A" w:rsidRDefault="0065555B" w:rsidP="0065555B">
      <w:r w:rsidRPr="0072788A">
        <w:t xml:space="preserve">How did the advert make you feel about </w:t>
      </w:r>
      <w:r>
        <w:rPr>
          <w:highlight w:val="yellow"/>
        </w:rPr>
        <w:t>HIV PREVENTION</w:t>
      </w:r>
      <w:r w:rsidRPr="0072788A">
        <w:t>? The advert made me feel. . .</w:t>
      </w:r>
    </w:p>
    <w:p w14:paraId="1E2DB316" w14:textId="77777777" w:rsidR="0065555B" w:rsidRPr="0072788A" w:rsidRDefault="0065555B" w:rsidP="0065555B"/>
    <w:p w14:paraId="5A3C2677" w14:textId="29EF9F75" w:rsidR="0065555B" w:rsidRPr="0072788A" w:rsidRDefault="0065555B" w:rsidP="0065555B">
      <w:r w:rsidRPr="0072788A">
        <w:t xml:space="preserve">Much more strongly that </w:t>
      </w:r>
      <w:r w:rsidRPr="0072788A">
        <w:rPr>
          <w:highlight w:val="yellow"/>
        </w:rPr>
        <w:t xml:space="preserve">I should think about </w:t>
      </w:r>
      <w:r>
        <w:rPr>
          <w:highlight w:val="yellow"/>
        </w:rPr>
        <w:t xml:space="preserve">HIV PREVENTION </w:t>
      </w:r>
    </w:p>
    <w:p w14:paraId="509C7B0C" w14:textId="68C52438" w:rsidR="0065555B" w:rsidRPr="0072788A" w:rsidRDefault="0065555B" w:rsidP="0065555B">
      <w:r w:rsidRPr="0072788A">
        <w:t xml:space="preserve">A little more strongly that </w:t>
      </w:r>
      <w:r w:rsidRPr="0072788A">
        <w:rPr>
          <w:highlight w:val="yellow"/>
        </w:rPr>
        <w:t xml:space="preserve">I should think about </w:t>
      </w:r>
      <w:r>
        <w:rPr>
          <w:highlight w:val="yellow"/>
        </w:rPr>
        <w:t xml:space="preserve">HIV PREVENTION </w:t>
      </w:r>
    </w:p>
    <w:p w14:paraId="1E2950B5" w14:textId="6E0B5494" w:rsidR="0065555B" w:rsidRPr="0072788A" w:rsidRDefault="0065555B" w:rsidP="0065555B">
      <w:r w:rsidRPr="0072788A">
        <w:t xml:space="preserve">It didn't change my feelings about </w:t>
      </w:r>
      <w:r>
        <w:rPr>
          <w:highlight w:val="yellow"/>
        </w:rPr>
        <w:t xml:space="preserve">HIV PREVENTION </w:t>
      </w:r>
    </w:p>
    <w:p w14:paraId="3209DEF6" w14:textId="43B8A29C" w:rsidR="0065555B" w:rsidRPr="0072788A" w:rsidRDefault="0065555B" w:rsidP="0065555B">
      <w:r w:rsidRPr="0072788A">
        <w:t xml:space="preserve">If anything it put me off thinking about </w:t>
      </w:r>
      <w:r>
        <w:rPr>
          <w:highlight w:val="yellow"/>
        </w:rPr>
        <w:t xml:space="preserve">HIV PREVENTION </w:t>
      </w:r>
    </w:p>
    <w:p w14:paraId="3FBB477A" w14:textId="77777777" w:rsidR="0065555B" w:rsidRPr="0072788A" w:rsidRDefault="0065555B" w:rsidP="0065555B"/>
    <w:p w14:paraId="0EB1F16F" w14:textId="43292444" w:rsidR="0065555B" w:rsidRPr="0072788A" w:rsidRDefault="0065555B" w:rsidP="0065555B">
      <w:r w:rsidRPr="0072788A">
        <w:t>ONE CODE ONLY</w:t>
      </w:r>
    </w:p>
    <w:p w14:paraId="5B87E832" w14:textId="77777777" w:rsidR="0065555B" w:rsidRPr="0072788A" w:rsidRDefault="0065555B" w:rsidP="0065555B"/>
    <w:p w14:paraId="07E39AD6" w14:textId="77777777" w:rsidR="0065555B" w:rsidRPr="0072788A" w:rsidRDefault="0065555B" w:rsidP="0065555B"/>
    <w:p w14:paraId="41B7C0F5" w14:textId="1D43036E" w:rsidR="0065555B" w:rsidRPr="0072788A" w:rsidRDefault="0065555B" w:rsidP="0065555B">
      <w:pPr>
        <w:rPr>
          <w:i/>
          <w:color w:val="0000FF"/>
        </w:rPr>
      </w:pPr>
      <w:r w:rsidRPr="0072788A">
        <w:t>ASK QPS16 TO RESPONDENTS WHO SAID '</w:t>
      </w:r>
      <w:r w:rsidRPr="0072788A">
        <w:rPr>
          <w:highlight w:val="yellow"/>
        </w:rPr>
        <w:t xml:space="preserve">I'm very aware of </w:t>
      </w:r>
      <w:r>
        <w:rPr>
          <w:highlight w:val="yellow"/>
        </w:rPr>
        <w:t xml:space="preserve">HIV PREVENTION </w:t>
      </w:r>
      <w:r w:rsidRPr="0072788A">
        <w:t xml:space="preserve">OR </w:t>
      </w:r>
      <w:smartTag w:uri="urn:schemas-microsoft-com:office:smarttags" w:element="PlaceName">
        <w:r w:rsidRPr="0072788A">
          <w:t>'</w:t>
        </w:r>
      </w:smartTag>
      <w:r w:rsidRPr="0072788A">
        <w:rPr>
          <w:highlight w:val="yellow"/>
        </w:rPr>
        <w:t xml:space="preserve">I try to be aware of </w:t>
      </w:r>
      <w:r>
        <w:rPr>
          <w:highlight w:val="yellow"/>
        </w:rPr>
        <w:t>HIV PREVENTION MARKETING</w:t>
      </w:r>
      <w:r w:rsidRPr="0072788A">
        <w:rPr>
          <w:highlight w:val="yellow"/>
        </w:rPr>
        <w:t xml:space="preserve"> </w:t>
      </w:r>
      <w:r w:rsidRPr="0072788A">
        <w:t xml:space="preserve">AT QPS13.  OTHERWISE SKIP TO </w:t>
      </w:r>
      <w:r w:rsidRPr="0072788A">
        <w:rPr>
          <w:highlight w:val="yellow"/>
        </w:rPr>
        <w:t>OP19/Q21.</w:t>
      </w:r>
      <w:r w:rsidRPr="0072788A">
        <w:t xml:space="preserve">  </w:t>
      </w:r>
      <w:r w:rsidRPr="0072788A">
        <w:rPr>
          <w:i/>
          <w:color w:val="0000FF"/>
        </w:rPr>
        <w:t>Tailor instruction to wording used in top 2 responses at QPS13</w:t>
      </w:r>
    </w:p>
    <w:p w14:paraId="41726034" w14:textId="77777777" w:rsidR="0065555B" w:rsidRPr="0072788A" w:rsidRDefault="0065555B" w:rsidP="0065555B"/>
    <w:p w14:paraId="5BE185A1" w14:textId="77777777" w:rsidR="0065555B" w:rsidRPr="0072788A" w:rsidRDefault="0065555B" w:rsidP="0065555B">
      <w:r w:rsidRPr="0072788A">
        <w:t>QPS16</w:t>
      </w:r>
    </w:p>
    <w:p w14:paraId="75D04A0D" w14:textId="77777777" w:rsidR="0065555B" w:rsidRPr="0072788A" w:rsidRDefault="0065555B" w:rsidP="0065555B">
      <w:r w:rsidRPr="0072788A">
        <w:t>CORE</w:t>
      </w:r>
    </w:p>
    <w:p w14:paraId="52B5C963" w14:textId="2EE754C0" w:rsidR="0065555B" w:rsidRPr="0072788A" w:rsidRDefault="0065555B" w:rsidP="0065555B">
      <w:r w:rsidRPr="0072788A">
        <w:t xml:space="preserve">How did the advert make you feel about </w:t>
      </w:r>
      <w:r>
        <w:rPr>
          <w:highlight w:val="yellow"/>
        </w:rPr>
        <w:t>HIV PREVENTION</w:t>
      </w:r>
      <w:r w:rsidRPr="0072788A">
        <w:t>? The advert...</w:t>
      </w:r>
    </w:p>
    <w:p w14:paraId="22FBADC3" w14:textId="77777777" w:rsidR="0065555B" w:rsidRPr="0072788A" w:rsidRDefault="0065555B" w:rsidP="0065555B"/>
    <w:p w14:paraId="2C45E0AA" w14:textId="7BAB0FA8" w:rsidR="0065555B" w:rsidRPr="0072788A" w:rsidRDefault="0065555B" w:rsidP="0065555B">
      <w:r w:rsidRPr="0072788A">
        <w:t xml:space="preserve">Strongly reminded me about </w:t>
      </w:r>
      <w:r w:rsidRPr="0072788A">
        <w:rPr>
          <w:highlight w:val="yellow"/>
        </w:rPr>
        <w:t xml:space="preserve">the importance of </w:t>
      </w:r>
      <w:r>
        <w:rPr>
          <w:highlight w:val="yellow"/>
        </w:rPr>
        <w:t xml:space="preserve">HIV PREVENTION </w:t>
      </w:r>
    </w:p>
    <w:p w14:paraId="0FC8B6E6" w14:textId="6C848BED" w:rsidR="0065555B" w:rsidRPr="0072788A" w:rsidRDefault="0065555B" w:rsidP="0065555B">
      <w:r w:rsidRPr="0072788A">
        <w:t xml:space="preserve">Slightly reminded me about </w:t>
      </w:r>
      <w:r w:rsidRPr="0072788A">
        <w:rPr>
          <w:highlight w:val="yellow"/>
        </w:rPr>
        <w:t xml:space="preserve">the importance of </w:t>
      </w:r>
      <w:r>
        <w:rPr>
          <w:highlight w:val="yellow"/>
        </w:rPr>
        <w:t xml:space="preserve">HIV PREVENTION </w:t>
      </w:r>
    </w:p>
    <w:p w14:paraId="221D4091" w14:textId="33F8F284" w:rsidR="0065555B" w:rsidRPr="0072788A" w:rsidRDefault="0065555B" w:rsidP="0065555B">
      <w:r w:rsidRPr="0072788A">
        <w:t>It didn</w:t>
      </w:r>
      <w:smartTag w:uri="urn:schemas-microsoft-com:office:smarttags" w:element="PlaceName">
        <w:r w:rsidRPr="0072788A">
          <w:t>'</w:t>
        </w:r>
      </w:smartTag>
      <w:r w:rsidRPr="0072788A">
        <w:t xml:space="preserve">t remind me at all about </w:t>
      </w:r>
      <w:r w:rsidRPr="0072788A">
        <w:rPr>
          <w:highlight w:val="yellow"/>
        </w:rPr>
        <w:t xml:space="preserve">the importance of </w:t>
      </w:r>
      <w:r>
        <w:rPr>
          <w:highlight w:val="yellow"/>
        </w:rPr>
        <w:t xml:space="preserve">HIV PREVENTION </w:t>
      </w:r>
    </w:p>
    <w:p w14:paraId="5742B831" w14:textId="707C8FB0" w:rsidR="0065555B" w:rsidRPr="0072788A" w:rsidRDefault="0065555B" w:rsidP="0065555B">
      <w:r w:rsidRPr="0072788A">
        <w:t xml:space="preserve">If anything it put me off thinking about </w:t>
      </w:r>
      <w:r>
        <w:rPr>
          <w:highlight w:val="yellow"/>
        </w:rPr>
        <w:t xml:space="preserve">HIV PREVENTION </w:t>
      </w:r>
    </w:p>
    <w:p w14:paraId="35A10E83" w14:textId="77777777" w:rsidR="0065555B" w:rsidRPr="0072788A" w:rsidRDefault="0065555B" w:rsidP="0065555B">
      <w:pPr>
        <w:pStyle w:val="Footer"/>
        <w:tabs>
          <w:tab w:val="clear" w:pos="4819"/>
          <w:tab w:val="clear" w:pos="9071"/>
        </w:tabs>
      </w:pPr>
    </w:p>
    <w:p w14:paraId="7EB681D7" w14:textId="77777777" w:rsidR="0065555B" w:rsidRPr="0072788A" w:rsidRDefault="0065555B" w:rsidP="0065555B">
      <w:pPr>
        <w:pStyle w:val="Footer"/>
        <w:tabs>
          <w:tab w:val="clear" w:pos="4819"/>
          <w:tab w:val="clear" w:pos="9071"/>
        </w:tabs>
      </w:pPr>
      <w:r w:rsidRPr="0072788A">
        <w:t>ONE CODE ONLY</w:t>
      </w:r>
    </w:p>
    <w:p w14:paraId="219A2558" w14:textId="657897A5" w:rsidR="00F11553" w:rsidRPr="006275B7" w:rsidRDefault="00F11553" w:rsidP="005E768C">
      <w:pPr>
        <w:rPr>
          <w:color w:val="auto"/>
        </w:rPr>
      </w:pPr>
    </w:p>
    <w:p w14:paraId="31975DD0" w14:textId="77777777" w:rsidR="004D35F2" w:rsidRPr="006275B7" w:rsidRDefault="004D35F2" w:rsidP="00053080">
      <w:pPr>
        <w:rPr>
          <w:color w:val="auto"/>
        </w:rPr>
      </w:pPr>
      <w:r w:rsidRPr="006275B7">
        <w:rPr>
          <w:color w:val="auto"/>
        </w:rPr>
        <w:t>BRAND APPEAL</w:t>
      </w:r>
    </w:p>
    <w:p w14:paraId="16F6BAEC" w14:textId="77777777" w:rsidR="00281C7A" w:rsidRPr="006275B7" w:rsidRDefault="009B5B1D" w:rsidP="00A9276D">
      <w:pPr>
        <w:rPr>
          <w:color w:val="auto"/>
        </w:rPr>
      </w:pPr>
      <w:r w:rsidRPr="006275B7">
        <w:rPr>
          <w:color w:val="auto"/>
        </w:rPr>
        <w:t>Q</w:t>
      </w:r>
      <w:r w:rsidR="00B322C8" w:rsidRPr="006275B7">
        <w:rPr>
          <w:color w:val="auto"/>
        </w:rPr>
        <w:t>20</w:t>
      </w:r>
    </w:p>
    <w:p w14:paraId="126DB8B8" w14:textId="77777777" w:rsidR="00281C7A" w:rsidRPr="006275B7" w:rsidRDefault="00281C7A" w:rsidP="00455C16">
      <w:pPr>
        <w:rPr>
          <w:color w:val="auto"/>
        </w:rPr>
      </w:pPr>
      <w:r w:rsidRPr="006275B7">
        <w:rPr>
          <w:color w:val="auto"/>
        </w:rPr>
        <w:t>CORE</w:t>
      </w:r>
    </w:p>
    <w:p w14:paraId="16541B2D" w14:textId="5F06AC3E" w:rsidR="00281C7A" w:rsidRPr="006275B7" w:rsidRDefault="002748C3" w:rsidP="00B36ABC">
      <w:pPr>
        <w:rPr>
          <w:color w:val="auto"/>
        </w:rPr>
      </w:pPr>
      <w:r w:rsidRPr="006275B7">
        <w:rPr>
          <w:color w:val="auto"/>
        </w:rPr>
        <w:t xml:space="preserve">How did the </w:t>
      </w:r>
      <w:r w:rsidR="003E6193" w:rsidRPr="006275B7">
        <w:rPr>
          <w:color w:val="auto"/>
        </w:rPr>
        <w:t xml:space="preserve">ad </w:t>
      </w:r>
      <w:r w:rsidRPr="006275B7">
        <w:rPr>
          <w:color w:val="auto"/>
        </w:rPr>
        <w:t xml:space="preserve">make you feel about </w:t>
      </w:r>
      <w:r w:rsidR="000F6CFE">
        <w:rPr>
          <w:color w:val="auto"/>
        </w:rPr>
        <w:t>HIV PREVENTION MARKETING</w:t>
      </w:r>
      <w:r w:rsidRPr="006275B7">
        <w:rPr>
          <w:color w:val="auto"/>
        </w:rPr>
        <w:t>?</w:t>
      </w:r>
      <w:r w:rsidR="00281C7A" w:rsidRPr="006275B7">
        <w:rPr>
          <w:color w:val="auto"/>
        </w:rPr>
        <w:t xml:space="preserve"> The </w:t>
      </w:r>
      <w:r w:rsidR="003E6193" w:rsidRPr="006275B7">
        <w:rPr>
          <w:color w:val="auto"/>
        </w:rPr>
        <w:t xml:space="preserve">ad </w:t>
      </w:r>
      <w:r w:rsidR="00281C7A" w:rsidRPr="006275B7">
        <w:rPr>
          <w:color w:val="auto"/>
        </w:rPr>
        <w:t>made</w:t>
      </w:r>
      <w:r w:rsidR="000F6CFE">
        <w:rPr>
          <w:color w:val="auto"/>
        </w:rPr>
        <w:t xml:space="preserve"> HIV PREVENTION </w:t>
      </w:r>
      <w:r w:rsidR="00281C7A" w:rsidRPr="006275B7">
        <w:rPr>
          <w:color w:val="auto"/>
        </w:rPr>
        <w:t>seem . . .</w:t>
      </w:r>
    </w:p>
    <w:p w14:paraId="33A346E5" w14:textId="366655D8" w:rsidR="00281C7A" w:rsidRPr="00760EE4" w:rsidRDefault="00281C7A" w:rsidP="00B36ABC">
      <w:pPr>
        <w:rPr>
          <w:color w:val="auto"/>
        </w:rPr>
      </w:pPr>
    </w:p>
    <w:p w14:paraId="1E9F995D" w14:textId="77777777" w:rsidR="00281C7A" w:rsidRPr="00490CC2" w:rsidRDefault="00281C7A" w:rsidP="00BD2404">
      <w:pPr>
        <w:rPr>
          <w:color w:val="auto"/>
        </w:rPr>
      </w:pPr>
      <w:r w:rsidRPr="00490CC2">
        <w:rPr>
          <w:color w:val="auto"/>
        </w:rPr>
        <w:t>Much more appealing</w:t>
      </w:r>
    </w:p>
    <w:p w14:paraId="6BCB527C" w14:textId="77777777" w:rsidR="00281C7A" w:rsidRPr="00490CC2" w:rsidRDefault="00281C7A" w:rsidP="00BD2404">
      <w:pPr>
        <w:rPr>
          <w:color w:val="auto"/>
        </w:rPr>
      </w:pPr>
      <w:r w:rsidRPr="00490CC2">
        <w:rPr>
          <w:color w:val="auto"/>
        </w:rPr>
        <w:t>A little more appealing</w:t>
      </w:r>
    </w:p>
    <w:p w14:paraId="722846BF" w14:textId="30D7F1D7" w:rsidR="00281C7A" w:rsidRPr="00405846" w:rsidRDefault="00281C7A" w:rsidP="00866560">
      <w:pPr>
        <w:rPr>
          <w:color w:val="auto"/>
        </w:rPr>
      </w:pPr>
      <w:r w:rsidRPr="003D089D">
        <w:rPr>
          <w:color w:val="auto"/>
        </w:rPr>
        <w:t xml:space="preserve">It didn't change my feelings about </w:t>
      </w:r>
      <w:r w:rsidR="00782798">
        <w:rPr>
          <w:color w:val="auto"/>
        </w:rPr>
        <w:t>HIV PREVENTION MARKETING</w:t>
      </w:r>
    </w:p>
    <w:p w14:paraId="0E2EF637" w14:textId="77777777" w:rsidR="00281C7A" w:rsidRPr="006504DD" w:rsidRDefault="00281C7A" w:rsidP="00866560">
      <w:pPr>
        <w:rPr>
          <w:color w:val="auto"/>
        </w:rPr>
      </w:pPr>
      <w:r w:rsidRPr="006504DD">
        <w:rPr>
          <w:color w:val="auto"/>
        </w:rPr>
        <w:t>A little less appealing</w:t>
      </w:r>
    </w:p>
    <w:p w14:paraId="3AA853F4" w14:textId="77777777" w:rsidR="00281C7A" w:rsidRPr="006275B7" w:rsidRDefault="00281C7A" w:rsidP="00866560">
      <w:pPr>
        <w:rPr>
          <w:color w:val="auto"/>
        </w:rPr>
      </w:pPr>
      <w:r w:rsidRPr="006275B7">
        <w:rPr>
          <w:color w:val="auto"/>
        </w:rPr>
        <w:t>Much less appealing</w:t>
      </w:r>
    </w:p>
    <w:p w14:paraId="66A9856A" w14:textId="77777777" w:rsidR="002748C3" w:rsidRPr="006275B7" w:rsidRDefault="002748C3" w:rsidP="00866560">
      <w:pPr>
        <w:rPr>
          <w:color w:val="auto"/>
        </w:rPr>
      </w:pPr>
    </w:p>
    <w:p w14:paraId="1070222E" w14:textId="77777777" w:rsidR="00281C7A" w:rsidRPr="006275B7" w:rsidRDefault="00281C7A" w:rsidP="00866560">
      <w:pPr>
        <w:rPr>
          <w:color w:val="auto"/>
        </w:rPr>
      </w:pPr>
      <w:r w:rsidRPr="006275B7">
        <w:rPr>
          <w:color w:val="auto"/>
        </w:rPr>
        <w:t>ONE CODE ONLY</w:t>
      </w:r>
    </w:p>
    <w:p w14:paraId="38DBFD0D" w14:textId="77777777" w:rsidR="0051295E" w:rsidRDefault="0051295E" w:rsidP="00290052">
      <w:pPr>
        <w:rPr>
          <w:color w:val="auto"/>
        </w:rPr>
      </w:pPr>
    </w:p>
    <w:p w14:paraId="6A87BA5B" w14:textId="77777777" w:rsidR="0051295E" w:rsidRDefault="0051295E" w:rsidP="00290052">
      <w:pPr>
        <w:rPr>
          <w:color w:val="auto"/>
        </w:rPr>
      </w:pPr>
    </w:p>
    <w:p w14:paraId="74051EB4" w14:textId="67658B50" w:rsidR="00290052" w:rsidRPr="00E70BA6" w:rsidRDefault="00782798" w:rsidP="00290052">
      <w:pPr>
        <w:rPr>
          <w:color w:val="auto"/>
        </w:rPr>
      </w:pPr>
      <w:r>
        <w:rPr>
          <w:color w:val="auto"/>
        </w:rPr>
        <w:br w:type="page"/>
      </w:r>
      <w:r w:rsidR="00290052" w:rsidRPr="00E70BA6">
        <w:rPr>
          <w:color w:val="auto"/>
        </w:rPr>
        <w:lastRenderedPageBreak/>
        <w:t>AD DISTINCTIVENESS</w:t>
      </w:r>
    </w:p>
    <w:p w14:paraId="0377E3F1" w14:textId="77777777" w:rsidR="00290052" w:rsidRPr="00E70BA6" w:rsidRDefault="00290052" w:rsidP="00290052">
      <w:pPr>
        <w:rPr>
          <w:caps/>
          <w:color w:val="auto"/>
        </w:rPr>
      </w:pPr>
      <w:r w:rsidRPr="00E70BA6">
        <w:rPr>
          <w:caps/>
          <w:color w:val="auto"/>
        </w:rPr>
        <w:t>Q24</w:t>
      </w:r>
    </w:p>
    <w:p w14:paraId="29705477" w14:textId="77777777" w:rsidR="00290052" w:rsidRPr="00E70BA6" w:rsidRDefault="00290052" w:rsidP="00290052">
      <w:pPr>
        <w:pStyle w:val="Footer"/>
        <w:tabs>
          <w:tab w:val="clear" w:pos="4819"/>
          <w:tab w:val="clear" w:pos="9071"/>
        </w:tabs>
      </w:pPr>
      <w:r w:rsidRPr="00E70BA6">
        <w:t>CORE</w:t>
      </w:r>
    </w:p>
    <w:p w14:paraId="556530BF" w14:textId="77777777" w:rsidR="00290052" w:rsidRPr="00E70BA6" w:rsidRDefault="00290052" w:rsidP="00290052">
      <w:pPr>
        <w:rPr>
          <w:color w:val="auto"/>
        </w:rPr>
      </w:pPr>
      <w:commentRangeStart w:id="29"/>
      <w:commentRangeStart w:id="30"/>
      <w:r w:rsidRPr="00E70BA6">
        <w:rPr>
          <w:color w:val="auto"/>
        </w:rPr>
        <w:t>How different is this ad to other advertising that you have seen?</w:t>
      </w:r>
      <w:commentRangeEnd w:id="29"/>
      <w:r w:rsidR="00CB576D">
        <w:rPr>
          <w:rStyle w:val="CommentReference"/>
        </w:rPr>
        <w:commentReference w:id="29"/>
      </w:r>
      <w:commentRangeEnd w:id="30"/>
      <w:r w:rsidR="00A25A59">
        <w:rPr>
          <w:rStyle w:val="CommentReference"/>
        </w:rPr>
        <w:commentReference w:id="30"/>
      </w:r>
    </w:p>
    <w:p w14:paraId="260BEF39" w14:textId="77777777" w:rsidR="00290052" w:rsidRPr="00E70BA6" w:rsidRDefault="00290052" w:rsidP="00290052">
      <w:pPr>
        <w:rPr>
          <w:color w:val="auto"/>
        </w:rPr>
      </w:pPr>
    </w:p>
    <w:p w14:paraId="32E51D66" w14:textId="77777777" w:rsidR="00290052" w:rsidRPr="00E70BA6" w:rsidRDefault="00290052" w:rsidP="00290052">
      <w:pPr>
        <w:jc w:val="both"/>
        <w:rPr>
          <w:rFonts w:eastAsia="Calibri" w:cs="Arial"/>
          <w:color w:val="auto"/>
          <w:u w:val="single"/>
          <w:lang w:eastAsia="en-US"/>
        </w:rPr>
      </w:pPr>
      <w:r w:rsidRPr="00E70BA6">
        <w:rPr>
          <w:rFonts w:cs="Arial"/>
          <w:bCs/>
          <w:color w:val="auto"/>
          <w:lang w:eastAsia="en-US"/>
        </w:rPr>
        <w:t>Very different to any other advertising</w:t>
      </w:r>
    </w:p>
    <w:p w14:paraId="1AA594AB" w14:textId="77777777" w:rsidR="00290052" w:rsidRPr="00E70BA6" w:rsidRDefault="00290052" w:rsidP="00290052">
      <w:pPr>
        <w:jc w:val="both"/>
        <w:rPr>
          <w:rFonts w:eastAsia="Calibri" w:cs="Arial"/>
          <w:color w:val="auto"/>
          <w:u w:val="single"/>
          <w:lang w:eastAsia="en-US"/>
        </w:rPr>
      </w:pPr>
      <w:r w:rsidRPr="00E70BA6">
        <w:rPr>
          <w:rFonts w:cs="Arial"/>
          <w:bCs/>
          <w:color w:val="auto"/>
          <w:lang w:eastAsia="en-US"/>
        </w:rPr>
        <w:t>Quite different to any other advertising</w:t>
      </w:r>
    </w:p>
    <w:p w14:paraId="5D4529F4" w14:textId="77777777" w:rsidR="00290052" w:rsidRPr="00E70BA6" w:rsidRDefault="00290052" w:rsidP="00290052">
      <w:pPr>
        <w:jc w:val="both"/>
        <w:rPr>
          <w:rFonts w:eastAsia="Calibri" w:cs="Arial"/>
          <w:color w:val="auto"/>
          <w:u w:val="single"/>
          <w:lang w:eastAsia="en-US"/>
        </w:rPr>
      </w:pPr>
      <w:r w:rsidRPr="00E70BA6">
        <w:rPr>
          <w:rFonts w:cs="Arial"/>
          <w:bCs/>
          <w:color w:val="auto"/>
          <w:lang w:eastAsia="en-US"/>
        </w:rPr>
        <w:t>Not very different to other advertising</w:t>
      </w:r>
    </w:p>
    <w:p w14:paraId="41675A92" w14:textId="77777777" w:rsidR="00290052" w:rsidRPr="00E70BA6" w:rsidRDefault="00290052" w:rsidP="00290052">
      <w:pPr>
        <w:jc w:val="both"/>
        <w:rPr>
          <w:rFonts w:eastAsia="Calibri" w:cs="Arial"/>
          <w:color w:val="auto"/>
          <w:u w:val="single"/>
          <w:lang w:eastAsia="en-US"/>
        </w:rPr>
      </w:pPr>
      <w:r w:rsidRPr="00E70BA6">
        <w:rPr>
          <w:rFonts w:cs="Arial"/>
          <w:bCs/>
          <w:color w:val="auto"/>
          <w:lang w:eastAsia="en-US"/>
        </w:rPr>
        <w:t>Not at all different to other advertising</w:t>
      </w:r>
    </w:p>
    <w:p w14:paraId="350A6037" w14:textId="77777777" w:rsidR="00290052" w:rsidRPr="00E70BA6" w:rsidRDefault="00290052" w:rsidP="00290052">
      <w:pPr>
        <w:rPr>
          <w:caps/>
          <w:color w:val="auto"/>
        </w:rPr>
      </w:pPr>
    </w:p>
    <w:p w14:paraId="6A19FB44" w14:textId="77777777" w:rsidR="00290052" w:rsidRPr="00E70BA6" w:rsidRDefault="00290052" w:rsidP="00290052">
      <w:pPr>
        <w:rPr>
          <w:caps/>
          <w:color w:val="auto"/>
        </w:rPr>
      </w:pPr>
      <w:r w:rsidRPr="00E70BA6">
        <w:rPr>
          <w:caps/>
          <w:color w:val="auto"/>
        </w:rPr>
        <w:t>ONE CODE ONLY</w:t>
      </w:r>
    </w:p>
    <w:p w14:paraId="208331BB" w14:textId="3D90A984" w:rsidR="00B97D3F" w:rsidRDefault="00B97D3F" w:rsidP="00B97D3F">
      <w:pPr>
        <w:rPr>
          <w:caps/>
          <w:color w:val="auto"/>
        </w:rPr>
      </w:pPr>
    </w:p>
    <w:p w14:paraId="0967BE5C" w14:textId="77777777" w:rsidR="008548E2" w:rsidRPr="00E70BA6" w:rsidRDefault="008548E2" w:rsidP="008548E2">
      <w:pPr>
        <w:rPr>
          <w:caps/>
          <w:color w:val="auto"/>
        </w:rPr>
      </w:pPr>
      <w:r w:rsidRPr="00E70BA6">
        <w:rPr>
          <w:caps/>
          <w:color w:val="auto"/>
        </w:rPr>
        <w:t>Ad Distinctiveness within category</w:t>
      </w:r>
    </w:p>
    <w:p w14:paraId="6BFE884A" w14:textId="77777777" w:rsidR="008548E2" w:rsidRPr="00E70BA6" w:rsidRDefault="008548E2" w:rsidP="008548E2">
      <w:pPr>
        <w:rPr>
          <w:caps/>
          <w:color w:val="auto"/>
        </w:rPr>
      </w:pPr>
      <w:r w:rsidRPr="00E70BA6">
        <w:rPr>
          <w:caps/>
          <w:color w:val="auto"/>
        </w:rPr>
        <w:t>op24B</w:t>
      </w:r>
    </w:p>
    <w:p w14:paraId="1EBF79EB" w14:textId="77777777" w:rsidR="008548E2" w:rsidRPr="00E70BA6" w:rsidRDefault="008548E2" w:rsidP="008548E2">
      <w:pPr>
        <w:rPr>
          <w:color w:val="auto"/>
        </w:rPr>
      </w:pPr>
      <w:r w:rsidRPr="00E70BA6">
        <w:rPr>
          <w:color w:val="auto"/>
        </w:rPr>
        <w:t xml:space="preserve">OPTIONAL </w:t>
      </w:r>
    </w:p>
    <w:p w14:paraId="32B4E9BD" w14:textId="61C6987B" w:rsidR="008548E2" w:rsidRPr="00E70BA6" w:rsidRDefault="008548E2" w:rsidP="008548E2">
      <w:pPr>
        <w:rPr>
          <w:color w:val="auto"/>
        </w:rPr>
      </w:pPr>
      <w:r w:rsidRPr="00E70BA6">
        <w:rPr>
          <w:color w:val="auto"/>
        </w:rPr>
        <w:t xml:space="preserve">How different is this ad to other advertising that you have seen for </w:t>
      </w:r>
      <w:r w:rsidR="002A5D09" w:rsidRPr="002A5D09">
        <w:rPr>
          <w:color w:val="auto"/>
          <w:highlight w:val="yellow"/>
        </w:rPr>
        <w:t xml:space="preserve">HIV Prevention </w:t>
      </w:r>
      <w:proofErr w:type="gramStart"/>
      <w:r w:rsidR="002A5D09" w:rsidRPr="002A5D09">
        <w:rPr>
          <w:color w:val="auto"/>
          <w:highlight w:val="yellow"/>
        </w:rPr>
        <w:t>awareness</w:t>
      </w:r>
      <w:proofErr w:type="gramEnd"/>
    </w:p>
    <w:p w14:paraId="6177C86E" w14:textId="77777777" w:rsidR="008548E2" w:rsidRPr="00E70BA6" w:rsidRDefault="008548E2" w:rsidP="008548E2">
      <w:pPr>
        <w:rPr>
          <w:color w:val="auto"/>
        </w:rPr>
      </w:pPr>
    </w:p>
    <w:p w14:paraId="34A1328F" w14:textId="77777777" w:rsidR="002A5D09" w:rsidRPr="00E70BA6" w:rsidRDefault="008548E2" w:rsidP="002A5D09">
      <w:pPr>
        <w:rPr>
          <w:color w:val="auto"/>
        </w:rPr>
      </w:pPr>
      <w:r w:rsidRPr="00E70BA6">
        <w:rPr>
          <w:rFonts w:cs="Arial"/>
          <w:bCs/>
          <w:color w:val="auto"/>
          <w:lang w:eastAsia="en-US"/>
        </w:rPr>
        <w:t xml:space="preserve">Very different to any other advertising </w:t>
      </w:r>
      <w:r w:rsidRPr="00E70BA6">
        <w:rPr>
          <w:color w:val="auto"/>
        </w:rPr>
        <w:t xml:space="preserve">for </w:t>
      </w:r>
      <w:r w:rsidR="002A5D09" w:rsidRPr="002A5D09">
        <w:rPr>
          <w:color w:val="auto"/>
          <w:highlight w:val="yellow"/>
        </w:rPr>
        <w:t>HIV Prevention awareness</w:t>
      </w:r>
    </w:p>
    <w:p w14:paraId="01CB7D9C" w14:textId="2697239C" w:rsidR="008548E2" w:rsidRPr="002A5D09" w:rsidRDefault="008548E2" w:rsidP="002A5D09">
      <w:pPr>
        <w:rPr>
          <w:color w:val="auto"/>
        </w:rPr>
      </w:pPr>
      <w:r w:rsidRPr="00E70BA6">
        <w:rPr>
          <w:rFonts w:cs="Arial"/>
          <w:bCs/>
          <w:color w:val="auto"/>
          <w:lang w:eastAsia="en-US"/>
        </w:rPr>
        <w:t>Quite</w:t>
      </w:r>
      <w:r w:rsidRPr="00E70BA6">
        <w:rPr>
          <w:rFonts w:cs="Arial"/>
          <w:bCs/>
          <w:color w:val="auto"/>
          <w:u w:val="single"/>
          <w:lang w:eastAsia="en-US"/>
        </w:rPr>
        <w:t xml:space="preserve"> </w:t>
      </w:r>
      <w:r w:rsidRPr="00E70BA6">
        <w:rPr>
          <w:rFonts w:cs="Arial"/>
          <w:bCs/>
          <w:color w:val="auto"/>
          <w:lang w:eastAsia="en-US"/>
        </w:rPr>
        <w:t xml:space="preserve">different to any other advertising </w:t>
      </w:r>
      <w:r w:rsidRPr="00E70BA6">
        <w:rPr>
          <w:color w:val="auto"/>
        </w:rPr>
        <w:t xml:space="preserve">for </w:t>
      </w:r>
      <w:r w:rsidR="002A5D09" w:rsidRPr="002A5D09">
        <w:rPr>
          <w:color w:val="auto"/>
          <w:highlight w:val="yellow"/>
        </w:rPr>
        <w:t>HIV Prevention awareness</w:t>
      </w:r>
    </w:p>
    <w:p w14:paraId="769E6A90" w14:textId="29810231" w:rsidR="008548E2" w:rsidRPr="002A5D09" w:rsidRDefault="008548E2" w:rsidP="002A5D09">
      <w:pPr>
        <w:rPr>
          <w:color w:val="auto"/>
        </w:rPr>
      </w:pPr>
      <w:r w:rsidRPr="00E70BA6">
        <w:rPr>
          <w:rFonts w:cs="Arial"/>
          <w:bCs/>
          <w:color w:val="auto"/>
          <w:lang w:eastAsia="en-US"/>
        </w:rPr>
        <w:t>Not</w:t>
      </w:r>
      <w:r w:rsidRPr="00E70BA6">
        <w:rPr>
          <w:rFonts w:cs="Arial"/>
          <w:bCs/>
          <w:color w:val="auto"/>
          <w:u w:val="single"/>
          <w:lang w:eastAsia="en-US"/>
        </w:rPr>
        <w:t xml:space="preserve"> </w:t>
      </w:r>
      <w:r w:rsidRPr="00E70BA6">
        <w:rPr>
          <w:rFonts w:cs="Arial"/>
          <w:bCs/>
          <w:color w:val="auto"/>
          <w:lang w:eastAsia="en-US"/>
        </w:rPr>
        <w:t xml:space="preserve">very different to other advertising </w:t>
      </w:r>
      <w:r w:rsidRPr="00E70BA6">
        <w:rPr>
          <w:color w:val="auto"/>
        </w:rPr>
        <w:t xml:space="preserve">for </w:t>
      </w:r>
      <w:r w:rsidR="002A5D09" w:rsidRPr="002A5D09">
        <w:rPr>
          <w:color w:val="auto"/>
          <w:highlight w:val="yellow"/>
        </w:rPr>
        <w:t>HIV Prevention awareness</w:t>
      </w:r>
    </w:p>
    <w:p w14:paraId="3F1C1713" w14:textId="77777777" w:rsidR="002A5D09" w:rsidRPr="00E70BA6" w:rsidRDefault="008548E2" w:rsidP="002A5D09">
      <w:pPr>
        <w:rPr>
          <w:color w:val="auto"/>
        </w:rPr>
      </w:pPr>
      <w:r w:rsidRPr="00E70BA6">
        <w:rPr>
          <w:rFonts w:cs="Arial"/>
          <w:bCs/>
          <w:color w:val="auto"/>
          <w:lang w:eastAsia="en-US"/>
        </w:rPr>
        <w:t xml:space="preserve">Not at all different to other advertising </w:t>
      </w:r>
      <w:r w:rsidRPr="00E70BA6">
        <w:rPr>
          <w:color w:val="auto"/>
        </w:rPr>
        <w:t xml:space="preserve">for </w:t>
      </w:r>
      <w:r w:rsidR="002A5D09" w:rsidRPr="002A5D09">
        <w:rPr>
          <w:color w:val="auto"/>
          <w:highlight w:val="yellow"/>
        </w:rPr>
        <w:t>HIV Prevention awareness</w:t>
      </w:r>
    </w:p>
    <w:p w14:paraId="366B0C8D" w14:textId="33AE159C" w:rsidR="008548E2" w:rsidRPr="00E70BA6" w:rsidRDefault="008548E2" w:rsidP="008548E2">
      <w:pPr>
        <w:jc w:val="both"/>
        <w:rPr>
          <w:rFonts w:eastAsia="Calibri" w:cs="Arial"/>
          <w:color w:val="auto"/>
          <w:u w:val="single"/>
          <w:lang w:eastAsia="en-US"/>
        </w:rPr>
      </w:pPr>
    </w:p>
    <w:p w14:paraId="71C40E5B" w14:textId="77777777" w:rsidR="008548E2" w:rsidRPr="00E70BA6" w:rsidRDefault="008548E2" w:rsidP="00B97D3F">
      <w:pPr>
        <w:rPr>
          <w:caps/>
          <w:color w:val="auto"/>
        </w:rPr>
      </w:pPr>
    </w:p>
    <w:p w14:paraId="11A6C7F9" w14:textId="77777777" w:rsidR="00290052" w:rsidRPr="006275B7" w:rsidRDefault="00290052" w:rsidP="00290052">
      <w:pPr>
        <w:pBdr>
          <w:bottom w:val="single" w:sz="12" w:space="1" w:color="auto"/>
        </w:pBdr>
        <w:rPr>
          <w:color w:val="auto"/>
        </w:rPr>
      </w:pPr>
    </w:p>
    <w:p w14:paraId="46524CC3" w14:textId="77777777" w:rsidR="00B97D3F" w:rsidRPr="006275B7" w:rsidRDefault="00B97D3F" w:rsidP="00290052">
      <w:pPr>
        <w:rPr>
          <w:color w:val="auto"/>
        </w:rPr>
      </w:pPr>
    </w:p>
    <w:p w14:paraId="5E579C3F" w14:textId="77777777" w:rsidR="00B97D3F" w:rsidRPr="006275B7" w:rsidRDefault="00B97D3F" w:rsidP="00290052">
      <w:pPr>
        <w:rPr>
          <w:color w:val="auto"/>
        </w:rPr>
      </w:pPr>
    </w:p>
    <w:p w14:paraId="6211FAB2" w14:textId="77777777" w:rsidR="00290052" w:rsidRPr="006275B7" w:rsidRDefault="00290052" w:rsidP="00290052">
      <w:pPr>
        <w:rPr>
          <w:color w:val="auto"/>
        </w:rPr>
      </w:pPr>
      <w:r w:rsidRPr="006275B7">
        <w:rPr>
          <w:color w:val="auto"/>
        </w:rPr>
        <w:t>IMINTRO</w:t>
      </w:r>
    </w:p>
    <w:p w14:paraId="66CB6863" w14:textId="77777777" w:rsidR="00290052" w:rsidRPr="006275B7" w:rsidRDefault="00290052" w:rsidP="00290052">
      <w:pPr>
        <w:rPr>
          <w:color w:val="auto"/>
        </w:rPr>
      </w:pPr>
      <w:r w:rsidRPr="006275B7">
        <w:rPr>
          <w:color w:val="auto"/>
        </w:rPr>
        <w:t>CORE</w:t>
      </w:r>
    </w:p>
    <w:p w14:paraId="2470831F" w14:textId="77777777" w:rsidR="00290052" w:rsidRPr="00760EE4" w:rsidRDefault="00290052" w:rsidP="00290052">
      <w:pPr>
        <w:rPr>
          <w:color w:val="auto"/>
        </w:rPr>
      </w:pPr>
      <w:r w:rsidRPr="006275B7">
        <w:rPr>
          <w:color w:val="auto"/>
        </w:rPr>
        <w:t xml:space="preserve">Imagine you are having a conversation with someone you know about the ad. </w:t>
      </w:r>
    </w:p>
    <w:p w14:paraId="0B62F7FC" w14:textId="77777777" w:rsidR="00290052" w:rsidRPr="00490CC2" w:rsidRDefault="00290052" w:rsidP="00290052">
      <w:pPr>
        <w:rPr>
          <w:color w:val="auto"/>
        </w:rPr>
      </w:pPr>
    </w:p>
    <w:p w14:paraId="79D93005" w14:textId="77777777" w:rsidR="006A3900" w:rsidRPr="00405846" w:rsidRDefault="006A3900" w:rsidP="00866560">
      <w:pPr>
        <w:rPr>
          <w:color w:val="auto"/>
        </w:rPr>
      </w:pPr>
    </w:p>
    <w:p w14:paraId="1C1438DD" w14:textId="77777777" w:rsidR="002F1B0C" w:rsidRPr="006275B7" w:rsidRDefault="002F1B0C" w:rsidP="00866560">
      <w:pPr>
        <w:rPr>
          <w:rFonts w:cs="Arial"/>
          <w:color w:val="auto"/>
        </w:rPr>
      </w:pPr>
      <w:r w:rsidRPr="006504DD">
        <w:rPr>
          <w:color w:val="auto"/>
        </w:rPr>
        <w:t>LIKES</w:t>
      </w:r>
      <w:r w:rsidRPr="006275B7">
        <w:rPr>
          <w:rFonts w:cs="Arial"/>
          <w:color w:val="auto"/>
        </w:rPr>
        <w:t xml:space="preserve"> </w:t>
      </w:r>
      <w:r w:rsidR="009B5119" w:rsidRPr="006275B7">
        <w:rPr>
          <w:color w:val="auto"/>
        </w:rPr>
        <w:t>MODIFIED</w:t>
      </w:r>
    </w:p>
    <w:p w14:paraId="4ED6324D" w14:textId="77777777" w:rsidR="006A3900" w:rsidRPr="006275B7" w:rsidRDefault="00B322C8" w:rsidP="00866560">
      <w:pPr>
        <w:rPr>
          <w:color w:val="auto"/>
        </w:rPr>
      </w:pPr>
      <w:r w:rsidRPr="006275B7">
        <w:rPr>
          <w:color w:val="auto"/>
        </w:rPr>
        <w:t>OP26a</w:t>
      </w:r>
    </w:p>
    <w:p w14:paraId="0A54A0C6" w14:textId="434FBB6A" w:rsidR="0041160B" w:rsidRPr="003D48EB" w:rsidRDefault="0041160B" w:rsidP="00866560">
      <w:pPr>
        <w:rPr>
          <w:color w:val="auto"/>
        </w:rPr>
      </w:pPr>
      <w:r w:rsidRPr="003D48EB">
        <w:rPr>
          <w:color w:val="auto"/>
        </w:rPr>
        <w:t>OPTIONAL</w:t>
      </w:r>
      <w:r w:rsidR="002F5A4D" w:rsidRPr="003D48EB">
        <w:rPr>
          <w:color w:val="auto"/>
        </w:rPr>
        <w:t xml:space="preserve"> </w:t>
      </w:r>
      <w:r w:rsidR="002F5A4D" w:rsidRPr="006E4592">
        <w:rPr>
          <w:strike/>
          <w:color w:val="auto"/>
        </w:rPr>
        <w:t xml:space="preserve">– </w:t>
      </w:r>
    </w:p>
    <w:p w14:paraId="6BA87583" w14:textId="77777777" w:rsidR="00C30780" w:rsidRPr="003D48EB" w:rsidRDefault="00B97D3F" w:rsidP="00866560">
      <w:pPr>
        <w:rPr>
          <w:color w:val="auto"/>
        </w:rPr>
      </w:pPr>
      <w:r w:rsidRPr="003D48EB">
        <w:rPr>
          <w:color w:val="auto"/>
        </w:rPr>
        <w:t xml:space="preserve">Tell me </w:t>
      </w:r>
      <w:r w:rsidR="00412ADF" w:rsidRPr="003D48EB">
        <w:rPr>
          <w:color w:val="auto"/>
        </w:rPr>
        <w:t>ever</w:t>
      </w:r>
      <w:r w:rsidR="00C30780" w:rsidRPr="003D48EB">
        <w:rPr>
          <w:color w:val="auto"/>
        </w:rPr>
        <w:t>yt</w:t>
      </w:r>
      <w:r w:rsidR="005E4221" w:rsidRPr="003D48EB">
        <w:rPr>
          <w:color w:val="auto"/>
        </w:rPr>
        <w:t xml:space="preserve">hing you liked about the </w:t>
      </w:r>
      <w:r w:rsidR="003E6193" w:rsidRPr="003D48EB">
        <w:rPr>
          <w:color w:val="auto"/>
        </w:rPr>
        <w:t>ad</w:t>
      </w:r>
      <w:r w:rsidR="005E4221" w:rsidRPr="003D48EB">
        <w:rPr>
          <w:color w:val="auto"/>
        </w:rPr>
        <w:t>.</w:t>
      </w:r>
    </w:p>
    <w:p w14:paraId="38B11B86" w14:textId="77777777" w:rsidR="006A3900" w:rsidRPr="003D48EB" w:rsidRDefault="006A3900" w:rsidP="00866560">
      <w:pPr>
        <w:rPr>
          <w:color w:val="auto"/>
          <w:sz w:val="18"/>
          <w:szCs w:val="18"/>
        </w:rPr>
      </w:pPr>
    </w:p>
    <w:p w14:paraId="7D79C41C" w14:textId="77777777" w:rsidR="00B97D3F" w:rsidRPr="003D48EB" w:rsidRDefault="00B97D3F" w:rsidP="00B97D3F">
      <w:pPr>
        <w:pStyle w:val="Footer"/>
        <w:tabs>
          <w:tab w:val="clear" w:pos="4819"/>
          <w:tab w:val="clear" w:pos="9071"/>
        </w:tabs>
      </w:pPr>
      <w:r w:rsidRPr="003D48EB">
        <w:t>OPEN, CONTINUE AS IM CONVERSATION</w:t>
      </w:r>
    </w:p>
    <w:p w14:paraId="43655D9C" w14:textId="77777777" w:rsidR="00C30780" w:rsidRDefault="00C30780" w:rsidP="00866560">
      <w:pPr>
        <w:rPr>
          <w:color w:val="auto"/>
        </w:rPr>
      </w:pPr>
    </w:p>
    <w:p w14:paraId="787E28C8" w14:textId="77777777" w:rsidR="002F1B0C" w:rsidRPr="003D48EB" w:rsidRDefault="002F1B0C" w:rsidP="00866560">
      <w:pPr>
        <w:rPr>
          <w:color w:val="auto"/>
        </w:rPr>
      </w:pPr>
      <w:r w:rsidRPr="003D48EB">
        <w:rPr>
          <w:color w:val="auto"/>
        </w:rPr>
        <w:t>DISLIKES</w:t>
      </w:r>
      <w:r w:rsidR="009B5119" w:rsidRPr="003D48EB">
        <w:rPr>
          <w:color w:val="auto"/>
        </w:rPr>
        <w:t xml:space="preserve"> MODIFIED</w:t>
      </w:r>
    </w:p>
    <w:p w14:paraId="1AEF6789" w14:textId="77777777" w:rsidR="006A3900" w:rsidRPr="003D48EB" w:rsidRDefault="00B322C8" w:rsidP="00866560">
      <w:pPr>
        <w:rPr>
          <w:color w:val="auto"/>
        </w:rPr>
      </w:pPr>
      <w:r w:rsidRPr="003D48EB">
        <w:rPr>
          <w:color w:val="auto"/>
        </w:rPr>
        <w:t>OP26b</w:t>
      </w:r>
    </w:p>
    <w:p w14:paraId="6D63B561" w14:textId="64D5BC6E" w:rsidR="0041160B" w:rsidRPr="003D48EB" w:rsidRDefault="0041160B" w:rsidP="00866560">
      <w:pPr>
        <w:rPr>
          <w:color w:val="auto"/>
        </w:rPr>
      </w:pPr>
      <w:r w:rsidRPr="003D48EB">
        <w:rPr>
          <w:color w:val="auto"/>
        </w:rPr>
        <w:t>OPTIONAL</w:t>
      </w:r>
      <w:r w:rsidR="002F5A4D" w:rsidRPr="003D48EB">
        <w:rPr>
          <w:color w:val="auto"/>
        </w:rPr>
        <w:t xml:space="preserve"> </w:t>
      </w:r>
    </w:p>
    <w:p w14:paraId="25323670" w14:textId="77777777" w:rsidR="00C30780" w:rsidRPr="003D48EB" w:rsidRDefault="00B97D3F" w:rsidP="00866560">
      <w:pPr>
        <w:rPr>
          <w:color w:val="auto"/>
        </w:rPr>
      </w:pPr>
      <w:r w:rsidRPr="003D48EB">
        <w:rPr>
          <w:color w:val="auto"/>
        </w:rPr>
        <w:t xml:space="preserve">Tell me </w:t>
      </w:r>
      <w:r w:rsidR="00412ADF" w:rsidRPr="003D48EB">
        <w:rPr>
          <w:color w:val="auto"/>
        </w:rPr>
        <w:t>ever</w:t>
      </w:r>
      <w:r w:rsidR="00C30780" w:rsidRPr="003D48EB">
        <w:rPr>
          <w:color w:val="auto"/>
        </w:rPr>
        <w:t>ythin</w:t>
      </w:r>
      <w:r w:rsidR="005E4221" w:rsidRPr="003D48EB">
        <w:rPr>
          <w:color w:val="auto"/>
        </w:rPr>
        <w:t xml:space="preserve">g you disliked about the </w:t>
      </w:r>
      <w:r w:rsidR="003E6193" w:rsidRPr="003D48EB">
        <w:rPr>
          <w:color w:val="auto"/>
        </w:rPr>
        <w:t>ad</w:t>
      </w:r>
      <w:r w:rsidR="005E4221" w:rsidRPr="003D48EB">
        <w:rPr>
          <w:color w:val="auto"/>
        </w:rPr>
        <w:t>.</w:t>
      </w:r>
    </w:p>
    <w:p w14:paraId="125F2541" w14:textId="77777777" w:rsidR="006A3900" w:rsidRPr="003D48EB" w:rsidRDefault="006A3900" w:rsidP="00866560">
      <w:pPr>
        <w:rPr>
          <w:color w:val="auto"/>
          <w:sz w:val="18"/>
          <w:szCs w:val="18"/>
        </w:rPr>
      </w:pPr>
    </w:p>
    <w:p w14:paraId="6724FBCA" w14:textId="77777777" w:rsidR="00B97D3F" w:rsidRPr="003D48EB" w:rsidRDefault="00B97D3F" w:rsidP="00B97D3F">
      <w:pPr>
        <w:pStyle w:val="Footer"/>
        <w:tabs>
          <w:tab w:val="clear" w:pos="4819"/>
          <w:tab w:val="clear" w:pos="9071"/>
        </w:tabs>
      </w:pPr>
      <w:r w:rsidRPr="003D48EB">
        <w:t>OPEN, CONTINUE AS IM CONVERSATION</w:t>
      </w:r>
    </w:p>
    <w:p w14:paraId="10DC51AC" w14:textId="77777777" w:rsidR="00C30780" w:rsidRPr="003D48EB" w:rsidRDefault="00C30780" w:rsidP="00866560">
      <w:pPr>
        <w:rPr>
          <w:color w:val="auto"/>
        </w:rPr>
      </w:pPr>
    </w:p>
    <w:p w14:paraId="6BC3C5A3" w14:textId="77777777" w:rsidR="00101797" w:rsidRPr="006275B7" w:rsidRDefault="00101797" w:rsidP="00101797">
      <w:pPr>
        <w:rPr>
          <w:color w:val="auto"/>
        </w:rPr>
      </w:pPr>
      <w:r w:rsidRPr="006275B7">
        <w:rPr>
          <w:color w:val="auto"/>
        </w:rPr>
        <w:t>_____________________________________________________________________________________________</w:t>
      </w:r>
    </w:p>
    <w:p w14:paraId="7558D74E" w14:textId="77777777" w:rsidR="00D535CF" w:rsidRPr="006275B7" w:rsidRDefault="00D535CF" w:rsidP="00866560">
      <w:pPr>
        <w:rPr>
          <w:color w:val="auto"/>
        </w:rPr>
      </w:pPr>
    </w:p>
    <w:p w14:paraId="6C48B954" w14:textId="77777777" w:rsidR="00D71822" w:rsidRPr="006275B7" w:rsidRDefault="00D71822" w:rsidP="00866560">
      <w:pPr>
        <w:rPr>
          <w:color w:val="auto"/>
        </w:rPr>
      </w:pPr>
    </w:p>
    <w:p w14:paraId="3CFABE3B" w14:textId="77777777" w:rsidR="002F1B0C" w:rsidRPr="006275B7" w:rsidRDefault="00026D39" w:rsidP="00866560">
      <w:pPr>
        <w:rPr>
          <w:color w:val="auto"/>
        </w:rPr>
      </w:pPr>
      <w:r w:rsidRPr="007C264C">
        <w:rPr>
          <w:color w:val="auto"/>
        </w:rPr>
        <w:t xml:space="preserve">PERCEIVED </w:t>
      </w:r>
      <w:r w:rsidR="002F1B0C" w:rsidRPr="007C264C">
        <w:rPr>
          <w:color w:val="auto"/>
        </w:rPr>
        <w:t>UNDERSTANDING</w:t>
      </w:r>
    </w:p>
    <w:p w14:paraId="7A60BADE" w14:textId="77777777" w:rsidR="00AA0C66" w:rsidRPr="006275B7" w:rsidRDefault="009B5B1D" w:rsidP="00866560">
      <w:pPr>
        <w:rPr>
          <w:color w:val="auto"/>
        </w:rPr>
      </w:pPr>
      <w:r w:rsidRPr="006275B7">
        <w:rPr>
          <w:color w:val="auto"/>
        </w:rPr>
        <w:t>Q</w:t>
      </w:r>
      <w:r w:rsidR="00B322C8" w:rsidRPr="006275B7">
        <w:rPr>
          <w:color w:val="auto"/>
        </w:rPr>
        <w:t>32</w:t>
      </w:r>
    </w:p>
    <w:p w14:paraId="6BEDC3E4" w14:textId="77777777" w:rsidR="00AA0C66" w:rsidRPr="006275B7" w:rsidRDefault="00AA0C66" w:rsidP="00866560">
      <w:pPr>
        <w:rPr>
          <w:color w:val="auto"/>
        </w:rPr>
      </w:pPr>
      <w:r w:rsidRPr="006275B7">
        <w:rPr>
          <w:color w:val="auto"/>
        </w:rPr>
        <w:t>CORE</w:t>
      </w:r>
    </w:p>
    <w:p w14:paraId="1B80FBBD" w14:textId="26EE5932" w:rsidR="000C6217" w:rsidRPr="006275B7" w:rsidRDefault="000C6217" w:rsidP="00866560">
      <w:pPr>
        <w:rPr>
          <w:color w:val="auto"/>
        </w:rPr>
      </w:pPr>
      <w:r w:rsidRPr="006275B7">
        <w:rPr>
          <w:color w:val="auto"/>
        </w:rPr>
        <w:t xml:space="preserve">How easy was it to understand what was going on in the </w:t>
      </w:r>
      <w:r w:rsidR="00782798">
        <w:rPr>
          <w:color w:val="auto"/>
        </w:rPr>
        <w:t>post</w:t>
      </w:r>
      <w:r w:rsidRPr="006275B7">
        <w:rPr>
          <w:color w:val="auto"/>
        </w:rPr>
        <w:t>?</w:t>
      </w:r>
    </w:p>
    <w:p w14:paraId="3E464984" w14:textId="77777777" w:rsidR="000C6217" w:rsidRPr="006275B7" w:rsidRDefault="000C6217" w:rsidP="00866560">
      <w:pPr>
        <w:rPr>
          <w:color w:val="auto"/>
        </w:rPr>
      </w:pPr>
    </w:p>
    <w:p w14:paraId="297F2E36" w14:textId="77777777" w:rsidR="006F4BB2" w:rsidRPr="006275B7" w:rsidRDefault="006F4BB2" w:rsidP="00866560">
      <w:pPr>
        <w:rPr>
          <w:color w:val="auto"/>
        </w:rPr>
      </w:pPr>
      <w:r w:rsidRPr="006275B7">
        <w:rPr>
          <w:color w:val="auto"/>
        </w:rPr>
        <w:t>Very easy</w:t>
      </w:r>
    </w:p>
    <w:p w14:paraId="0F1C9E9E" w14:textId="77777777" w:rsidR="006F4BB2" w:rsidRPr="006275B7" w:rsidRDefault="006F4BB2" w:rsidP="00866560">
      <w:pPr>
        <w:rPr>
          <w:color w:val="auto"/>
        </w:rPr>
      </w:pPr>
      <w:r w:rsidRPr="006275B7">
        <w:rPr>
          <w:color w:val="auto"/>
        </w:rPr>
        <w:t>Quite easy</w:t>
      </w:r>
    </w:p>
    <w:p w14:paraId="57FDD46F" w14:textId="77777777" w:rsidR="006F4BB2" w:rsidRPr="006275B7" w:rsidRDefault="006F4BB2" w:rsidP="00866560">
      <w:pPr>
        <w:rPr>
          <w:color w:val="auto"/>
        </w:rPr>
      </w:pPr>
      <w:r w:rsidRPr="006275B7">
        <w:rPr>
          <w:color w:val="auto"/>
        </w:rPr>
        <w:t>Quite hard</w:t>
      </w:r>
    </w:p>
    <w:p w14:paraId="3FCB99A4" w14:textId="77777777" w:rsidR="006F4BB2" w:rsidRPr="006275B7" w:rsidRDefault="006F4BB2" w:rsidP="00866560">
      <w:pPr>
        <w:rPr>
          <w:color w:val="auto"/>
        </w:rPr>
      </w:pPr>
      <w:r w:rsidRPr="006275B7">
        <w:rPr>
          <w:color w:val="auto"/>
        </w:rPr>
        <w:t>Very hard</w:t>
      </w:r>
    </w:p>
    <w:p w14:paraId="00D1F0F7" w14:textId="77777777" w:rsidR="00CB022D" w:rsidRPr="006275B7" w:rsidRDefault="00CB022D" w:rsidP="00866560">
      <w:pPr>
        <w:rPr>
          <w:color w:val="auto"/>
        </w:rPr>
      </w:pPr>
    </w:p>
    <w:p w14:paraId="1115D2AE" w14:textId="77777777" w:rsidR="006F4BB2" w:rsidRPr="006275B7" w:rsidRDefault="006F4BB2" w:rsidP="00866560">
      <w:pPr>
        <w:rPr>
          <w:color w:val="auto"/>
        </w:rPr>
      </w:pPr>
      <w:r w:rsidRPr="006275B7">
        <w:rPr>
          <w:color w:val="auto"/>
        </w:rPr>
        <w:t>ONE CODE ONLY</w:t>
      </w:r>
    </w:p>
    <w:p w14:paraId="0D40115E" w14:textId="77777777" w:rsidR="00301102" w:rsidRPr="006275B7" w:rsidRDefault="00301102" w:rsidP="00866560">
      <w:pPr>
        <w:pStyle w:val="Header"/>
        <w:tabs>
          <w:tab w:val="clear" w:pos="4153"/>
          <w:tab w:val="clear" w:pos="8306"/>
        </w:tabs>
        <w:rPr>
          <w:rFonts w:cs="Arial"/>
          <w:lang w:val="en-GB"/>
        </w:rPr>
      </w:pPr>
    </w:p>
    <w:p w14:paraId="6DE6EBF2" w14:textId="77777777" w:rsidR="00301102" w:rsidRPr="006275B7" w:rsidRDefault="00301102" w:rsidP="00866560">
      <w:pPr>
        <w:pStyle w:val="Header"/>
        <w:tabs>
          <w:tab w:val="clear" w:pos="4153"/>
          <w:tab w:val="clear" w:pos="8306"/>
        </w:tabs>
        <w:rPr>
          <w:rFonts w:cs="Arial"/>
          <w:lang w:val="en-GB"/>
        </w:rPr>
      </w:pPr>
    </w:p>
    <w:p w14:paraId="1B460B93" w14:textId="77777777" w:rsidR="002A5D09" w:rsidRDefault="002A5D09" w:rsidP="00866560">
      <w:pPr>
        <w:rPr>
          <w:color w:val="auto"/>
        </w:rPr>
      </w:pPr>
    </w:p>
    <w:p w14:paraId="77AD4E8E" w14:textId="77777777" w:rsidR="002A5D09" w:rsidRDefault="002A5D09" w:rsidP="00866560">
      <w:pPr>
        <w:rPr>
          <w:color w:val="auto"/>
        </w:rPr>
      </w:pPr>
    </w:p>
    <w:p w14:paraId="2A359018" w14:textId="77777777" w:rsidR="002A5D09" w:rsidRDefault="002A5D09" w:rsidP="00866560">
      <w:pPr>
        <w:rPr>
          <w:color w:val="auto"/>
        </w:rPr>
      </w:pPr>
    </w:p>
    <w:p w14:paraId="7F886393" w14:textId="77777777" w:rsidR="002A5D09" w:rsidRDefault="002A5D09" w:rsidP="00866560">
      <w:pPr>
        <w:rPr>
          <w:color w:val="auto"/>
        </w:rPr>
      </w:pPr>
    </w:p>
    <w:p w14:paraId="4EF68C3A" w14:textId="63E5BCC9" w:rsidR="002F1B0C" w:rsidRPr="006275B7" w:rsidRDefault="002F1B0C" w:rsidP="00866560">
      <w:pPr>
        <w:rPr>
          <w:color w:val="auto"/>
        </w:rPr>
      </w:pPr>
      <w:r w:rsidRPr="006275B7">
        <w:rPr>
          <w:color w:val="auto"/>
        </w:rPr>
        <w:lastRenderedPageBreak/>
        <w:t>RELEVANCE OF INFORMATION</w:t>
      </w:r>
    </w:p>
    <w:p w14:paraId="636E5F1D" w14:textId="77777777" w:rsidR="00AA0C66" w:rsidRPr="006275B7" w:rsidRDefault="00B322C8" w:rsidP="00866560">
      <w:pPr>
        <w:pStyle w:val="Header"/>
        <w:tabs>
          <w:tab w:val="clear" w:pos="4153"/>
          <w:tab w:val="clear" w:pos="8306"/>
        </w:tabs>
        <w:rPr>
          <w:rFonts w:cs="Arial"/>
          <w:lang w:val="en-GB"/>
        </w:rPr>
      </w:pPr>
      <w:r w:rsidRPr="006275B7">
        <w:rPr>
          <w:rFonts w:cs="Arial"/>
          <w:lang w:val="en-GB"/>
        </w:rPr>
        <w:t>Q3</w:t>
      </w:r>
      <w:r w:rsidR="00E56CEA" w:rsidRPr="006275B7">
        <w:rPr>
          <w:rFonts w:cs="Arial"/>
          <w:lang w:val="en-GB"/>
        </w:rPr>
        <w:t>3</w:t>
      </w:r>
    </w:p>
    <w:p w14:paraId="1C43D7C5" w14:textId="77777777" w:rsidR="00AA0C66" w:rsidRPr="006275B7" w:rsidRDefault="00AA0C66" w:rsidP="00866560">
      <w:pPr>
        <w:rPr>
          <w:rFonts w:cs="Arial"/>
          <w:color w:val="auto"/>
        </w:rPr>
      </w:pPr>
      <w:r w:rsidRPr="006275B7">
        <w:rPr>
          <w:rFonts w:cs="Arial"/>
          <w:color w:val="auto"/>
        </w:rPr>
        <w:t>CORE</w:t>
      </w:r>
    </w:p>
    <w:p w14:paraId="71B95A2F" w14:textId="2587B1DA" w:rsidR="00AA0C66" w:rsidRPr="006275B7" w:rsidRDefault="00782798" w:rsidP="00866560">
      <w:pPr>
        <w:rPr>
          <w:rFonts w:cs="Arial"/>
          <w:color w:val="auto"/>
        </w:rPr>
      </w:pPr>
      <w:r>
        <w:rPr>
          <w:rFonts w:cs="Arial"/>
          <w:color w:val="auto"/>
        </w:rPr>
        <w:t>H</w:t>
      </w:r>
      <w:r w:rsidR="00AA0C66" w:rsidRPr="006275B7">
        <w:rPr>
          <w:rFonts w:cs="Arial"/>
          <w:color w:val="auto"/>
        </w:rPr>
        <w:t xml:space="preserve">ow relevant would the points made in the </w:t>
      </w:r>
      <w:r>
        <w:rPr>
          <w:rFonts w:cs="Arial"/>
          <w:color w:val="auto"/>
        </w:rPr>
        <w:t>Faceboo</w:t>
      </w:r>
      <w:ins w:id="31" w:author="Michelle Dugas" w:date="2021-04-29T11:20:00Z">
        <w:r w:rsidR="0037749B">
          <w:rPr>
            <w:rFonts w:cs="Arial"/>
            <w:color w:val="auto"/>
          </w:rPr>
          <w:t>k</w:t>
        </w:r>
      </w:ins>
      <w:r>
        <w:rPr>
          <w:rFonts w:cs="Arial"/>
          <w:color w:val="auto"/>
        </w:rPr>
        <w:t xml:space="preserve"> post</w:t>
      </w:r>
      <w:r w:rsidR="004030E3" w:rsidRPr="006275B7">
        <w:rPr>
          <w:rFonts w:cs="Arial"/>
          <w:color w:val="auto"/>
        </w:rPr>
        <w:t xml:space="preserve"> </w:t>
      </w:r>
      <w:r w:rsidR="00AA0C66" w:rsidRPr="006275B7">
        <w:rPr>
          <w:rFonts w:cs="Arial"/>
          <w:color w:val="auto"/>
        </w:rPr>
        <w:t>be to you?</w:t>
      </w:r>
    </w:p>
    <w:p w14:paraId="6EC5B110" w14:textId="77777777" w:rsidR="00AA0C66" w:rsidRPr="006275B7" w:rsidRDefault="00AA0C66" w:rsidP="00866560">
      <w:pPr>
        <w:rPr>
          <w:rFonts w:cs="Arial"/>
          <w:color w:val="auto"/>
        </w:rPr>
      </w:pPr>
    </w:p>
    <w:p w14:paraId="3126938C" w14:textId="77777777" w:rsidR="006F4BB2" w:rsidRPr="006275B7" w:rsidRDefault="006F4BB2" w:rsidP="00866560">
      <w:pPr>
        <w:rPr>
          <w:rFonts w:cs="Arial"/>
          <w:color w:val="auto"/>
        </w:rPr>
      </w:pPr>
      <w:r w:rsidRPr="006275B7">
        <w:rPr>
          <w:rFonts w:cs="Arial"/>
          <w:color w:val="auto"/>
        </w:rPr>
        <w:t>Very relevant</w:t>
      </w:r>
    </w:p>
    <w:p w14:paraId="2FF72885" w14:textId="77777777" w:rsidR="006F4BB2" w:rsidRPr="006275B7" w:rsidRDefault="006F4BB2" w:rsidP="00866560">
      <w:pPr>
        <w:rPr>
          <w:rFonts w:cs="Arial"/>
          <w:color w:val="auto"/>
        </w:rPr>
      </w:pPr>
      <w:r w:rsidRPr="006275B7">
        <w:rPr>
          <w:rFonts w:cs="Arial"/>
          <w:color w:val="auto"/>
        </w:rPr>
        <w:t>Quite relevant</w:t>
      </w:r>
    </w:p>
    <w:p w14:paraId="37DA34CF" w14:textId="77777777" w:rsidR="006F4BB2" w:rsidRPr="006275B7" w:rsidRDefault="006F4BB2" w:rsidP="00866560">
      <w:pPr>
        <w:rPr>
          <w:rFonts w:cs="Arial"/>
          <w:color w:val="auto"/>
        </w:rPr>
      </w:pPr>
      <w:r w:rsidRPr="006275B7">
        <w:rPr>
          <w:rFonts w:cs="Arial"/>
          <w:color w:val="auto"/>
        </w:rPr>
        <w:t>Not very relevant</w:t>
      </w:r>
    </w:p>
    <w:p w14:paraId="4928AF68" w14:textId="77777777" w:rsidR="006F4BB2" w:rsidRPr="006275B7" w:rsidRDefault="006F4BB2" w:rsidP="00866560">
      <w:pPr>
        <w:rPr>
          <w:rFonts w:cs="Arial"/>
          <w:color w:val="auto"/>
        </w:rPr>
      </w:pPr>
      <w:r w:rsidRPr="006275B7">
        <w:rPr>
          <w:rFonts w:cs="Arial"/>
          <w:color w:val="auto"/>
        </w:rPr>
        <w:t>Not at all relevant</w:t>
      </w:r>
    </w:p>
    <w:p w14:paraId="38DE0A30" w14:textId="77777777" w:rsidR="006F4BB2" w:rsidRPr="006275B7" w:rsidRDefault="006F4BB2" w:rsidP="00866560">
      <w:pPr>
        <w:rPr>
          <w:rFonts w:cs="Arial"/>
          <w:color w:val="auto"/>
        </w:rPr>
      </w:pPr>
    </w:p>
    <w:p w14:paraId="3939B25F" w14:textId="77777777" w:rsidR="006F4BB2" w:rsidRPr="006275B7" w:rsidRDefault="006F4BB2" w:rsidP="00866560">
      <w:pPr>
        <w:rPr>
          <w:rFonts w:cs="Arial"/>
          <w:color w:val="auto"/>
        </w:rPr>
      </w:pPr>
      <w:r w:rsidRPr="006275B7">
        <w:rPr>
          <w:rFonts w:cs="Arial"/>
          <w:color w:val="auto"/>
        </w:rPr>
        <w:t>ONE CODE ONLY</w:t>
      </w:r>
    </w:p>
    <w:p w14:paraId="757CC5AB" w14:textId="77777777" w:rsidR="00FD4BAC" w:rsidRPr="006275B7" w:rsidRDefault="00FD4BAC" w:rsidP="00866560">
      <w:pPr>
        <w:pStyle w:val="Header"/>
        <w:tabs>
          <w:tab w:val="clear" w:pos="4153"/>
          <w:tab w:val="clear" w:pos="8306"/>
        </w:tabs>
        <w:rPr>
          <w:rFonts w:cs="Arial"/>
          <w:lang w:val="en-GB"/>
        </w:rPr>
      </w:pPr>
    </w:p>
    <w:p w14:paraId="5020E8D1" w14:textId="77777777" w:rsidR="00911DB6" w:rsidRDefault="00911DB6" w:rsidP="00866560">
      <w:pPr>
        <w:pStyle w:val="Header"/>
        <w:tabs>
          <w:tab w:val="clear" w:pos="4153"/>
          <w:tab w:val="clear" w:pos="8306"/>
        </w:tabs>
        <w:rPr>
          <w:rFonts w:cs="Arial"/>
          <w:lang w:val="en-GB"/>
        </w:rPr>
      </w:pPr>
    </w:p>
    <w:p w14:paraId="097763DB" w14:textId="2E610892" w:rsidR="002F1B0C" w:rsidRPr="006275B7" w:rsidRDefault="002F1B0C" w:rsidP="00866560">
      <w:pPr>
        <w:rPr>
          <w:color w:val="auto"/>
        </w:rPr>
      </w:pPr>
      <w:r w:rsidRPr="006275B7">
        <w:rPr>
          <w:color w:val="auto"/>
        </w:rPr>
        <w:t>CREDIBILITY OF INFORMATION</w:t>
      </w:r>
    </w:p>
    <w:p w14:paraId="443E6BA0" w14:textId="77777777" w:rsidR="006F4BB2" w:rsidRPr="006275B7" w:rsidRDefault="009B5B1D" w:rsidP="00866560">
      <w:pPr>
        <w:pStyle w:val="Header"/>
        <w:tabs>
          <w:tab w:val="clear" w:pos="4153"/>
          <w:tab w:val="clear" w:pos="8306"/>
        </w:tabs>
        <w:rPr>
          <w:rFonts w:cs="Arial"/>
          <w:lang w:val="en-GB"/>
        </w:rPr>
      </w:pPr>
      <w:r w:rsidRPr="006275B7">
        <w:rPr>
          <w:rFonts w:cs="Arial"/>
          <w:lang w:val="en-GB"/>
        </w:rPr>
        <w:t>Q</w:t>
      </w:r>
      <w:r w:rsidR="00E56CEA" w:rsidRPr="006275B7">
        <w:rPr>
          <w:rFonts w:cs="Arial"/>
          <w:lang w:val="en-GB"/>
        </w:rPr>
        <w:t>34</w:t>
      </w:r>
    </w:p>
    <w:p w14:paraId="29B3B344" w14:textId="77777777" w:rsidR="006F4BB2" w:rsidRPr="006275B7" w:rsidRDefault="001C22ED" w:rsidP="00866560">
      <w:pPr>
        <w:pStyle w:val="Header"/>
        <w:tabs>
          <w:tab w:val="clear" w:pos="4153"/>
          <w:tab w:val="clear" w:pos="8306"/>
        </w:tabs>
        <w:rPr>
          <w:rFonts w:cs="Arial"/>
          <w:lang w:val="en-GB"/>
        </w:rPr>
      </w:pPr>
      <w:r w:rsidRPr="006275B7">
        <w:rPr>
          <w:rFonts w:cs="Arial"/>
          <w:lang w:val="en-GB"/>
        </w:rPr>
        <w:t>CORE</w:t>
      </w:r>
    </w:p>
    <w:p w14:paraId="6DF0FEE2" w14:textId="0EAE0196" w:rsidR="00AA0C66" w:rsidRPr="006275B7" w:rsidRDefault="00AA0C66" w:rsidP="00866560">
      <w:pPr>
        <w:pStyle w:val="Header"/>
        <w:tabs>
          <w:tab w:val="clear" w:pos="4153"/>
          <w:tab w:val="clear" w:pos="8306"/>
        </w:tabs>
        <w:rPr>
          <w:rFonts w:cs="Arial"/>
          <w:lang w:val="en-GB"/>
        </w:rPr>
      </w:pPr>
      <w:r w:rsidRPr="006275B7">
        <w:rPr>
          <w:rFonts w:cs="Arial"/>
          <w:lang w:val="en-GB"/>
        </w:rPr>
        <w:t xml:space="preserve">How strongly do you agree or disagree that what the </w:t>
      </w:r>
      <w:r w:rsidR="004030E3" w:rsidRPr="006275B7">
        <w:rPr>
          <w:rFonts w:cs="Arial"/>
          <w:lang w:val="en-GB"/>
        </w:rPr>
        <w:t xml:space="preserve">ad </w:t>
      </w:r>
      <w:r w:rsidRPr="006275B7">
        <w:rPr>
          <w:rFonts w:cs="Arial"/>
          <w:lang w:val="en-GB"/>
        </w:rPr>
        <w:t xml:space="preserve">puts across about </w:t>
      </w:r>
      <w:r w:rsidR="00782798">
        <w:rPr>
          <w:rFonts w:cs="Arial"/>
          <w:lang w:val="en-GB"/>
        </w:rPr>
        <w:t>HIV PREVENTION</w:t>
      </w:r>
      <w:r w:rsidR="007C264C">
        <w:rPr>
          <w:rFonts w:cs="Arial"/>
          <w:lang w:val="en-GB"/>
        </w:rPr>
        <w:t xml:space="preserve"> </w:t>
      </w:r>
      <w:r w:rsidRPr="006275B7">
        <w:rPr>
          <w:rFonts w:cs="Arial"/>
          <w:lang w:val="en-GB"/>
        </w:rPr>
        <w:t>is believable?</w:t>
      </w:r>
    </w:p>
    <w:p w14:paraId="516F135F" w14:textId="77777777" w:rsidR="00AA0C66" w:rsidRPr="006275B7" w:rsidRDefault="00AA0C66" w:rsidP="00866560">
      <w:pPr>
        <w:pStyle w:val="Header"/>
        <w:tabs>
          <w:tab w:val="clear" w:pos="4153"/>
          <w:tab w:val="clear" w:pos="8306"/>
        </w:tabs>
        <w:rPr>
          <w:rFonts w:cs="Arial"/>
          <w:lang w:val="en-GB"/>
        </w:rPr>
      </w:pPr>
    </w:p>
    <w:p w14:paraId="2D46F350" w14:textId="77777777" w:rsidR="006F4BB2" w:rsidRPr="006275B7" w:rsidRDefault="006F4BB2" w:rsidP="00866560">
      <w:pPr>
        <w:rPr>
          <w:rFonts w:cs="Arial"/>
        </w:rPr>
      </w:pPr>
      <w:r w:rsidRPr="006275B7">
        <w:rPr>
          <w:rFonts w:cs="Arial"/>
        </w:rPr>
        <w:t>Agree strongly</w:t>
      </w:r>
    </w:p>
    <w:p w14:paraId="15F108B3" w14:textId="77777777" w:rsidR="006F4BB2" w:rsidRPr="006275B7" w:rsidRDefault="006F4BB2" w:rsidP="00866560">
      <w:pPr>
        <w:rPr>
          <w:rFonts w:cs="Arial"/>
        </w:rPr>
      </w:pPr>
      <w:r w:rsidRPr="006275B7">
        <w:rPr>
          <w:rFonts w:cs="Arial"/>
        </w:rPr>
        <w:t>Agree slightly</w:t>
      </w:r>
    </w:p>
    <w:p w14:paraId="5AE77D30" w14:textId="77777777" w:rsidR="006F4BB2" w:rsidRPr="006275B7" w:rsidRDefault="006F4BB2" w:rsidP="00866560">
      <w:pPr>
        <w:rPr>
          <w:rFonts w:cs="Arial"/>
        </w:rPr>
      </w:pPr>
      <w:r w:rsidRPr="006275B7">
        <w:rPr>
          <w:rFonts w:cs="Arial"/>
        </w:rPr>
        <w:t>Neither agree nor disagree</w:t>
      </w:r>
    </w:p>
    <w:p w14:paraId="7DBA832F" w14:textId="77777777" w:rsidR="006F4BB2" w:rsidRPr="006275B7" w:rsidRDefault="006F4BB2" w:rsidP="00866560">
      <w:pPr>
        <w:rPr>
          <w:rFonts w:cs="Arial"/>
        </w:rPr>
      </w:pPr>
      <w:r w:rsidRPr="006275B7">
        <w:rPr>
          <w:rFonts w:cs="Arial"/>
        </w:rPr>
        <w:t>Disagree slightly</w:t>
      </w:r>
    </w:p>
    <w:p w14:paraId="77479FBA" w14:textId="77777777" w:rsidR="006F4BB2" w:rsidRPr="006275B7" w:rsidRDefault="006F4BB2" w:rsidP="00866560">
      <w:pPr>
        <w:rPr>
          <w:rFonts w:cs="Arial"/>
        </w:rPr>
      </w:pPr>
      <w:r w:rsidRPr="006275B7">
        <w:rPr>
          <w:rFonts w:cs="Arial"/>
        </w:rPr>
        <w:t>Disagree strongly</w:t>
      </w:r>
    </w:p>
    <w:p w14:paraId="11C793F1" w14:textId="77777777" w:rsidR="00AA0C66" w:rsidRPr="006275B7" w:rsidRDefault="00AA0C66" w:rsidP="00866560">
      <w:pPr>
        <w:pStyle w:val="Header"/>
        <w:tabs>
          <w:tab w:val="clear" w:pos="4153"/>
          <w:tab w:val="clear" w:pos="8306"/>
        </w:tabs>
        <w:rPr>
          <w:rFonts w:cs="Arial"/>
          <w:lang w:val="en-GB"/>
        </w:rPr>
      </w:pPr>
    </w:p>
    <w:p w14:paraId="30833149" w14:textId="77777777" w:rsidR="00AA0C66" w:rsidRPr="006275B7" w:rsidRDefault="006F4BB2" w:rsidP="00866560">
      <w:pPr>
        <w:rPr>
          <w:rFonts w:cs="Arial"/>
        </w:rPr>
      </w:pPr>
      <w:r w:rsidRPr="006275B7">
        <w:rPr>
          <w:rFonts w:cs="Arial"/>
        </w:rPr>
        <w:t>ONE CODE ONLY</w:t>
      </w:r>
    </w:p>
    <w:p w14:paraId="340681DB" w14:textId="77777777" w:rsidR="00941FB9" w:rsidRPr="006275B7" w:rsidRDefault="00941FB9" w:rsidP="00866560">
      <w:pPr>
        <w:rPr>
          <w:rFonts w:cs="Arial"/>
        </w:rPr>
      </w:pPr>
    </w:p>
    <w:p w14:paraId="78B07B35" w14:textId="77777777" w:rsidR="00941FB9" w:rsidRPr="003D089D" w:rsidRDefault="00941FB9" w:rsidP="00866560">
      <w:pPr>
        <w:rPr>
          <w:rFonts w:cs="Arial"/>
        </w:rPr>
      </w:pPr>
    </w:p>
    <w:p w14:paraId="2573997D" w14:textId="77777777" w:rsidR="00E56CEA" w:rsidRPr="00CA1A10" w:rsidRDefault="002F1B0C" w:rsidP="00866560">
      <w:pPr>
        <w:rPr>
          <w:color w:val="auto"/>
        </w:rPr>
      </w:pPr>
      <w:r w:rsidRPr="001415DA">
        <w:rPr>
          <w:color w:val="auto"/>
        </w:rPr>
        <w:t>NEW INFORMATION</w:t>
      </w:r>
    </w:p>
    <w:p w14:paraId="5ED4265A" w14:textId="77777777" w:rsidR="00E56CEA" w:rsidRPr="005E1958" w:rsidRDefault="00E56CEA" w:rsidP="00866560">
      <w:pPr>
        <w:rPr>
          <w:rFonts w:cs="Arial"/>
          <w:color w:val="auto"/>
        </w:rPr>
      </w:pPr>
      <w:r w:rsidRPr="005E1958">
        <w:rPr>
          <w:rFonts w:cs="Arial"/>
          <w:color w:val="auto"/>
        </w:rPr>
        <w:t>Q35</w:t>
      </w:r>
    </w:p>
    <w:p w14:paraId="0BD031A6" w14:textId="77777777" w:rsidR="00E56CEA" w:rsidRPr="009F5798" w:rsidRDefault="00E56CEA" w:rsidP="00866560">
      <w:pPr>
        <w:rPr>
          <w:rFonts w:cs="Arial"/>
          <w:color w:val="auto"/>
        </w:rPr>
      </w:pPr>
      <w:r w:rsidRPr="009F5798">
        <w:rPr>
          <w:rFonts w:cs="Arial"/>
          <w:color w:val="auto"/>
        </w:rPr>
        <w:t>CORE</w:t>
      </w:r>
    </w:p>
    <w:p w14:paraId="4D0D76CF" w14:textId="4D3945AB" w:rsidR="00E56CEA" w:rsidRPr="006275B7" w:rsidRDefault="00E56CEA" w:rsidP="00866560">
      <w:pPr>
        <w:rPr>
          <w:rFonts w:cs="Arial"/>
          <w:color w:val="auto"/>
        </w:rPr>
      </w:pPr>
      <w:r w:rsidRPr="00405846">
        <w:rPr>
          <w:rFonts w:cs="Arial"/>
          <w:color w:val="auto"/>
        </w:rPr>
        <w:t xml:space="preserve">How much new information does the </w:t>
      </w:r>
      <w:r w:rsidR="004030E3" w:rsidRPr="00405846">
        <w:rPr>
          <w:rFonts w:cs="Arial"/>
          <w:color w:val="auto"/>
        </w:rPr>
        <w:t xml:space="preserve">ad </w:t>
      </w:r>
      <w:r w:rsidRPr="00405846">
        <w:rPr>
          <w:rFonts w:cs="Arial"/>
          <w:color w:val="auto"/>
        </w:rPr>
        <w:t>give you about</w:t>
      </w:r>
      <w:r w:rsidR="00782798">
        <w:rPr>
          <w:rFonts w:cs="Arial"/>
          <w:color w:val="auto"/>
        </w:rPr>
        <w:t xml:space="preserve"> HIV PREVENTION</w:t>
      </w:r>
      <w:r w:rsidR="007C264C">
        <w:rPr>
          <w:rFonts w:cs="Arial"/>
          <w:color w:val="auto"/>
        </w:rPr>
        <w:t>?</w:t>
      </w:r>
    </w:p>
    <w:p w14:paraId="1893C44F" w14:textId="77777777" w:rsidR="00E56CEA" w:rsidRPr="006275B7" w:rsidRDefault="00E56CEA" w:rsidP="00866560">
      <w:pPr>
        <w:rPr>
          <w:rFonts w:cs="Arial"/>
          <w:color w:val="auto"/>
        </w:rPr>
      </w:pPr>
    </w:p>
    <w:p w14:paraId="77DECDC2" w14:textId="77777777" w:rsidR="00E56CEA" w:rsidRPr="006275B7" w:rsidRDefault="00E56CEA" w:rsidP="00866560">
      <w:pPr>
        <w:rPr>
          <w:rFonts w:cs="Arial"/>
          <w:color w:val="auto"/>
        </w:rPr>
      </w:pPr>
      <w:r w:rsidRPr="006275B7">
        <w:rPr>
          <w:rFonts w:cs="Arial"/>
          <w:color w:val="auto"/>
        </w:rPr>
        <w:t>A lot of new information</w:t>
      </w:r>
    </w:p>
    <w:p w14:paraId="39887B1F" w14:textId="77777777" w:rsidR="00E56CEA" w:rsidRPr="006275B7" w:rsidRDefault="00E56CEA" w:rsidP="00866560">
      <w:pPr>
        <w:rPr>
          <w:rFonts w:cs="Arial"/>
          <w:color w:val="auto"/>
        </w:rPr>
      </w:pPr>
      <w:r w:rsidRPr="006275B7">
        <w:rPr>
          <w:rFonts w:cs="Arial"/>
          <w:color w:val="auto"/>
        </w:rPr>
        <w:t>Some new information</w:t>
      </w:r>
    </w:p>
    <w:p w14:paraId="43E8209D" w14:textId="77777777" w:rsidR="00E56CEA" w:rsidRPr="006275B7" w:rsidRDefault="00E56CEA" w:rsidP="00866560">
      <w:pPr>
        <w:rPr>
          <w:rFonts w:cs="Arial"/>
          <w:color w:val="auto"/>
        </w:rPr>
      </w:pPr>
      <w:r w:rsidRPr="006275B7">
        <w:rPr>
          <w:rFonts w:cs="Arial"/>
          <w:color w:val="auto"/>
        </w:rPr>
        <w:t>No new information</w:t>
      </w:r>
    </w:p>
    <w:p w14:paraId="3B380465" w14:textId="77777777" w:rsidR="00E56CEA" w:rsidRPr="006275B7" w:rsidRDefault="00E56CEA" w:rsidP="00866560">
      <w:pPr>
        <w:rPr>
          <w:rFonts w:cs="Arial"/>
          <w:color w:val="auto"/>
        </w:rPr>
      </w:pPr>
      <w:r w:rsidRPr="006275B7">
        <w:rPr>
          <w:rFonts w:cs="Arial"/>
          <w:color w:val="auto"/>
        </w:rPr>
        <w:t>No information at all</w:t>
      </w:r>
    </w:p>
    <w:p w14:paraId="6F0D7CF7" w14:textId="77777777" w:rsidR="00E56CEA" w:rsidRPr="006275B7" w:rsidRDefault="00E56CEA" w:rsidP="00866560">
      <w:pPr>
        <w:pStyle w:val="Header"/>
        <w:tabs>
          <w:tab w:val="clear" w:pos="4153"/>
          <w:tab w:val="clear" w:pos="8306"/>
        </w:tabs>
        <w:rPr>
          <w:rFonts w:cs="Arial"/>
          <w:lang w:val="en-GB"/>
        </w:rPr>
      </w:pPr>
    </w:p>
    <w:p w14:paraId="73800D9B" w14:textId="77777777" w:rsidR="00E56CEA" w:rsidRPr="006275B7" w:rsidRDefault="00E56CEA" w:rsidP="00866560">
      <w:pPr>
        <w:rPr>
          <w:rFonts w:cs="Arial"/>
          <w:color w:val="auto"/>
        </w:rPr>
      </w:pPr>
      <w:r w:rsidRPr="006275B7">
        <w:rPr>
          <w:rFonts w:cs="Arial"/>
          <w:color w:val="auto"/>
        </w:rPr>
        <w:t>ONE CODE ONLY</w:t>
      </w:r>
    </w:p>
    <w:p w14:paraId="1296F982" w14:textId="77777777" w:rsidR="00E56CEA" w:rsidRPr="006275B7" w:rsidRDefault="00E56CEA" w:rsidP="00866560">
      <w:pPr>
        <w:rPr>
          <w:rFonts w:cs="Arial"/>
          <w:color w:val="auto"/>
        </w:rPr>
      </w:pPr>
    </w:p>
    <w:p w14:paraId="44EEAFFE" w14:textId="77777777" w:rsidR="00E56CEA" w:rsidRPr="006275B7" w:rsidRDefault="00E56CEA" w:rsidP="00866560">
      <w:pPr>
        <w:rPr>
          <w:rFonts w:cs="Arial"/>
          <w:color w:val="auto"/>
        </w:rPr>
      </w:pPr>
    </w:p>
    <w:p w14:paraId="13E26CDB" w14:textId="77777777" w:rsidR="002F1B0C" w:rsidRPr="006275B7" w:rsidRDefault="002F1B0C" w:rsidP="00866560">
      <w:pPr>
        <w:rPr>
          <w:color w:val="auto"/>
        </w:rPr>
      </w:pPr>
      <w:r w:rsidRPr="006275B7">
        <w:rPr>
          <w:color w:val="auto"/>
        </w:rPr>
        <w:t>BRAND DIFFERENCE</w:t>
      </w:r>
    </w:p>
    <w:p w14:paraId="7076CF45" w14:textId="77777777" w:rsidR="00E56CEA" w:rsidRPr="006275B7" w:rsidRDefault="00E56CEA" w:rsidP="00866560">
      <w:pPr>
        <w:pStyle w:val="Header"/>
        <w:tabs>
          <w:tab w:val="clear" w:pos="4153"/>
          <w:tab w:val="clear" w:pos="8306"/>
        </w:tabs>
        <w:rPr>
          <w:rFonts w:cs="Arial"/>
          <w:lang w:val="en-GB"/>
        </w:rPr>
      </w:pPr>
      <w:r w:rsidRPr="006275B7">
        <w:rPr>
          <w:rFonts w:cs="Arial"/>
          <w:lang w:val="en-GB"/>
        </w:rPr>
        <w:t>Q36</w:t>
      </w:r>
    </w:p>
    <w:p w14:paraId="18FA6F5F" w14:textId="77777777" w:rsidR="00E56CEA" w:rsidRPr="006275B7" w:rsidRDefault="00E56CEA" w:rsidP="00866560">
      <w:pPr>
        <w:rPr>
          <w:rFonts w:cs="Arial"/>
          <w:color w:val="auto"/>
        </w:rPr>
      </w:pPr>
      <w:r w:rsidRPr="006275B7">
        <w:rPr>
          <w:rFonts w:cs="Arial"/>
          <w:color w:val="auto"/>
        </w:rPr>
        <w:t>CORE</w:t>
      </w:r>
    </w:p>
    <w:p w14:paraId="5A8F592A" w14:textId="5E849B6C" w:rsidR="00E56CEA" w:rsidRPr="006275B7" w:rsidRDefault="00E56CEA" w:rsidP="00866560">
      <w:pPr>
        <w:pStyle w:val="Header"/>
        <w:tabs>
          <w:tab w:val="clear" w:pos="4153"/>
          <w:tab w:val="clear" w:pos="8306"/>
        </w:tabs>
        <w:rPr>
          <w:rFonts w:cs="Arial"/>
          <w:lang w:val="en-GB"/>
        </w:rPr>
      </w:pPr>
      <w:r w:rsidRPr="006275B7">
        <w:rPr>
          <w:rFonts w:cs="Arial"/>
          <w:lang w:val="en-GB"/>
        </w:rPr>
        <w:t xml:space="preserve">How strongly do you agree or disagree that the </w:t>
      </w:r>
      <w:r w:rsidR="004030E3" w:rsidRPr="006275B7">
        <w:rPr>
          <w:rFonts w:cs="Arial"/>
          <w:lang w:val="en-GB"/>
        </w:rPr>
        <w:t xml:space="preserve">ad </w:t>
      </w:r>
      <w:r w:rsidRPr="006275B7">
        <w:rPr>
          <w:rFonts w:cs="Arial"/>
          <w:lang w:val="en-GB"/>
        </w:rPr>
        <w:t xml:space="preserve">makes you think </w:t>
      </w:r>
      <w:commentRangeStart w:id="32"/>
      <w:commentRangeStart w:id="33"/>
      <w:r w:rsidRPr="006275B7">
        <w:rPr>
          <w:rFonts w:cs="Arial"/>
          <w:lang w:val="en-GB"/>
        </w:rPr>
        <w:t xml:space="preserve">this brand </w:t>
      </w:r>
      <w:commentRangeEnd w:id="32"/>
      <w:r w:rsidR="00CB576D">
        <w:rPr>
          <w:rStyle w:val="CommentReference"/>
          <w:color w:val="000000"/>
          <w:lang w:val="en-GB"/>
        </w:rPr>
        <w:commentReference w:id="32"/>
      </w:r>
      <w:commentRangeEnd w:id="33"/>
      <w:r w:rsidR="00D147DE">
        <w:rPr>
          <w:rStyle w:val="CommentReference"/>
          <w:color w:val="000000"/>
          <w:lang w:val="en-GB"/>
        </w:rPr>
        <w:commentReference w:id="33"/>
      </w:r>
      <w:r w:rsidR="00D147DE">
        <w:rPr>
          <w:rFonts w:cs="Arial"/>
          <w:lang w:val="en-GB"/>
        </w:rPr>
        <w:t>(marketing</w:t>
      </w:r>
      <w:r w:rsidR="00DF59A1">
        <w:rPr>
          <w:rFonts w:cs="Arial"/>
          <w:lang w:val="en-GB"/>
        </w:rPr>
        <w:t xml:space="preserve"> / advertising </w:t>
      </w:r>
      <w:r w:rsidR="00D147DE">
        <w:rPr>
          <w:rFonts w:cs="Arial"/>
          <w:lang w:val="en-GB"/>
        </w:rPr>
        <w:t>)</w:t>
      </w:r>
      <w:r w:rsidRPr="006275B7">
        <w:rPr>
          <w:rFonts w:cs="Arial"/>
          <w:lang w:val="en-GB"/>
        </w:rPr>
        <w:t xml:space="preserve"> </w:t>
      </w:r>
      <w:r w:rsidR="002557CB">
        <w:rPr>
          <w:rFonts w:cs="Arial"/>
          <w:lang w:val="en-GB"/>
        </w:rPr>
        <w:t xml:space="preserve">is </w:t>
      </w:r>
      <w:proofErr w:type="gramStart"/>
      <w:r w:rsidRPr="006275B7">
        <w:rPr>
          <w:rFonts w:cs="Arial"/>
          <w:lang w:val="en-GB"/>
        </w:rPr>
        <w:t>really different</w:t>
      </w:r>
      <w:proofErr w:type="gramEnd"/>
      <w:r w:rsidRPr="006275B7">
        <w:rPr>
          <w:rFonts w:cs="Arial"/>
          <w:lang w:val="en-GB"/>
        </w:rPr>
        <w:t xml:space="preserve"> from others?  </w:t>
      </w:r>
    </w:p>
    <w:p w14:paraId="485C8F4D" w14:textId="77777777" w:rsidR="00E56CEA" w:rsidRPr="006275B7" w:rsidRDefault="00E56CEA" w:rsidP="00866560">
      <w:pPr>
        <w:pStyle w:val="Header"/>
        <w:tabs>
          <w:tab w:val="clear" w:pos="4153"/>
          <w:tab w:val="clear" w:pos="8306"/>
        </w:tabs>
        <w:rPr>
          <w:rFonts w:cs="Arial"/>
          <w:lang w:val="en-GB"/>
        </w:rPr>
      </w:pPr>
    </w:p>
    <w:p w14:paraId="21F25E28" w14:textId="77777777" w:rsidR="00E56CEA" w:rsidRPr="006275B7" w:rsidRDefault="00E56CEA" w:rsidP="00866560">
      <w:pPr>
        <w:rPr>
          <w:rFonts w:cs="Arial"/>
          <w:color w:val="auto"/>
        </w:rPr>
      </w:pPr>
      <w:r w:rsidRPr="006275B7">
        <w:rPr>
          <w:rFonts w:cs="Arial"/>
          <w:color w:val="auto"/>
        </w:rPr>
        <w:t>Agree strongly</w:t>
      </w:r>
    </w:p>
    <w:p w14:paraId="6A12EE8F" w14:textId="77777777" w:rsidR="00E56CEA" w:rsidRPr="006275B7" w:rsidRDefault="00E56CEA" w:rsidP="00866560">
      <w:pPr>
        <w:rPr>
          <w:rFonts w:cs="Arial"/>
          <w:color w:val="auto"/>
        </w:rPr>
      </w:pPr>
      <w:r w:rsidRPr="006275B7">
        <w:rPr>
          <w:rFonts w:cs="Arial"/>
          <w:color w:val="auto"/>
        </w:rPr>
        <w:t>Agree slightly</w:t>
      </w:r>
    </w:p>
    <w:p w14:paraId="7356CF78" w14:textId="77777777" w:rsidR="00E56CEA" w:rsidRPr="006275B7" w:rsidRDefault="00E56CEA" w:rsidP="00866560">
      <w:pPr>
        <w:rPr>
          <w:rFonts w:cs="Arial"/>
          <w:color w:val="auto"/>
        </w:rPr>
      </w:pPr>
      <w:r w:rsidRPr="006275B7">
        <w:rPr>
          <w:rFonts w:cs="Arial"/>
          <w:color w:val="auto"/>
        </w:rPr>
        <w:t>Neither agree nor disagree</w:t>
      </w:r>
    </w:p>
    <w:p w14:paraId="64622188" w14:textId="77777777" w:rsidR="00E56CEA" w:rsidRPr="006275B7" w:rsidRDefault="00E56CEA" w:rsidP="00866560">
      <w:pPr>
        <w:rPr>
          <w:rFonts w:cs="Arial"/>
          <w:color w:val="auto"/>
        </w:rPr>
      </w:pPr>
      <w:r w:rsidRPr="006275B7">
        <w:rPr>
          <w:rFonts w:cs="Arial"/>
          <w:color w:val="auto"/>
        </w:rPr>
        <w:t>Disagree slightly</w:t>
      </w:r>
    </w:p>
    <w:p w14:paraId="23AD50D3" w14:textId="77777777" w:rsidR="00E56CEA" w:rsidRPr="006275B7" w:rsidRDefault="00E56CEA" w:rsidP="00866560">
      <w:pPr>
        <w:rPr>
          <w:rFonts w:cs="Arial"/>
          <w:color w:val="auto"/>
        </w:rPr>
      </w:pPr>
      <w:r w:rsidRPr="006275B7">
        <w:rPr>
          <w:rFonts w:cs="Arial"/>
          <w:color w:val="auto"/>
        </w:rPr>
        <w:t>Disagree strongly</w:t>
      </w:r>
    </w:p>
    <w:p w14:paraId="4B027024" w14:textId="77777777" w:rsidR="00E56CEA" w:rsidRPr="006275B7" w:rsidRDefault="00E56CEA" w:rsidP="00866560">
      <w:pPr>
        <w:pStyle w:val="Header"/>
        <w:tabs>
          <w:tab w:val="clear" w:pos="4153"/>
          <w:tab w:val="clear" w:pos="8306"/>
        </w:tabs>
        <w:rPr>
          <w:rFonts w:cs="Arial"/>
          <w:lang w:val="en-GB"/>
        </w:rPr>
      </w:pPr>
    </w:p>
    <w:p w14:paraId="3794E57A" w14:textId="77777777" w:rsidR="00E56CEA" w:rsidRPr="006275B7" w:rsidRDefault="00E56CEA" w:rsidP="00866560">
      <w:pPr>
        <w:rPr>
          <w:rFonts w:cs="Arial"/>
          <w:color w:val="auto"/>
        </w:rPr>
      </w:pPr>
      <w:r w:rsidRPr="006275B7">
        <w:rPr>
          <w:rFonts w:cs="Arial"/>
          <w:color w:val="auto"/>
        </w:rPr>
        <w:t>ONE CODE ONLY</w:t>
      </w:r>
    </w:p>
    <w:p w14:paraId="66344F56" w14:textId="77777777" w:rsidR="002611B3" w:rsidRPr="006275B7" w:rsidRDefault="002611B3" w:rsidP="00866560">
      <w:pPr>
        <w:rPr>
          <w:rFonts w:cs="Arial"/>
          <w:color w:val="auto"/>
        </w:rPr>
      </w:pPr>
    </w:p>
    <w:p w14:paraId="21662356" w14:textId="77777777" w:rsidR="002557CB" w:rsidRDefault="002557CB" w:rsidP="00866560">
      <w:pPr>
        <w:rPr>
          <w:rFonts w:cs="Arial"/>
          <w:color w:val="auto"/>
        </w:rPr>
      </w:pPr>
    </w:p>
    <w:p w14:paraId="01275656" w14:textId="77777777" w:rsidR="002557CB" w:rsidRDefault="002557CB" w:rsidP="00866560">
      <w:pPr>
        <w:rPr>
          <w:rFonts w:cs="Arial"/>
          <w:color w:val="auto"/>
        </w:rPr>
      </w:pPr>
    </w:p>
    <w:p w14:paraId="58DF6DA2" w14:textId="77777777" w:rsidR="002557CB" w:rsidRDefault="002557CB" w:rsidP="00866560">
      <w:pPr>
        <w:rPr>
          <w:rFonts w:cs="Arial"/>
          <w:color w:val="auto"/>
        </w:rPr>
      </w:pPr>
    </w:p>
    <w:p w14:paraId="08F60537" w14:textId="77777777" w:rsidR="002557CB" w:rsidRDefault="002557CB" w:rsidP="00866560">
      <w:pPr>
        <w:rPr>
          <w:rFonts w:cs="Arial"/>
          <w:color w:val="auto"/>
        </w:rPr>
      </w:pPr>
    </w:p>
    <w:p w14:paraId="7679F038" w14:textId="77777777" w:rsidR="002557CB" w:rsidRDefault="002557CB" w:rsidP="00866560">
      <w:pPr>
        <w:rPr>
          <w:rFonts w:cs="Arial"/>
          <w:color w:val="auto"/>
        </w:rPr>
      </w:pPr>
    </w:p>
    <w:p w14:paraId="3B648854" w14:textId="77777777" w:rsidR="002557CB" w:rsidRDefault="002557CB" w:rsidP="00866560">
      <w:pPr>
        <w:rPr>
          <w:rFonts w:cs="Arial"/>
          <w:color w:val="auto"/>
        </w:rPr>
      </w:pPr>
    </w:p>
    <w:p w14:paraId="0E00F935" w14:textId="77777777" w:rsidR="002557CB" w:rsidRDefault="002557CB" w:rsidP="00866560">
      <w:pPr>
        <w:rPr>
          <w:rFonts w:cs="Arial"/>
          <w:color w:val="auto"/>
        </w:rPr>
      </w:pPr>
    </w:p>
    <w:p w14:paraId="7E42DBFE" w14:textId="77777777" w:rsidR="002557CB" w:rsidRDefault="002557CB" w:rsidP="00866560">
      <w:pPr>
        <w:rPr>
          <w:rFonts w:cs="Arial"/>
          <w:color w:val="auto"/>
        </w:rPr>
      </w:pPr>
    </w:p>
    <w:p w14:paraId="72E88C45" w14:textId="77777777" w:rsidR="002557CB" w:rsidRDefault="002557CB" w:rsidP="00866560">
      <w:pPr>
        <w:rPr>
          <w:rFonts w:cs="Arial"/>
          <w:color w:val="auto"/>
        </w:rPr>
      </w:pPr>
    </w:p>
    <w:p w14:paraId="44F7D531" w14:textId="77777777" w:rsidR="002557CB" w:rsidRDefault="002557CB" w:rsidP="00866560">
      <w:pPr>
        <w:rPr>
          <w:rFonts w:cs="Arial"/>
          <w:color w:val="auto"/>
        </w:rPr>
      </w:pPr>
    </w:p>
    <w:p w14:paraId="79311F6A" w14:textId="77777777" w:rsidR="002557CB" w:rsidRDefault="002557CB" w:rsidP="00866560">
      <w:pPr>
        <w:rPr>
          <w:rFonts w:cs="Arial"/>
          <w:color w:val="auto"/>
        </w:rPr>
      </w:pPr>
    </w:p>
    <w:p w14:paraId="16DF04A5" w14:textId="72BA8945" w:rsidR="002F1B0C" w:rsidRPr="006275B7" w:rsidRDefault="002F1B0C" w:rsidP="00866560">
      <w:pPr>
        <w:rPr>
          <w:rFonts w:cs="Arial"/>
          <w:color w:val="auto"/>
        </w:rPr>
      </w:pPr>
      <w:r w:rsidRPr="006275B7">
        <w:rPr>
          <w:rFonts w:cs="Arial"/>
          <w:color w:val="auto"/>
        </w:rPr>
        <w:lastRenderedPageBreak/>
        <w:t>MEETS NEEDS (DELIVERS MAIN THINGS)</w:t>
      </w:r>
    </w:p>
    <w:p w14:paraId="04C1E937" w14:textId="77777777" w:rsidR="00292483" w:rsidRPr="006275B7" w:rsidRDefault="00292483" w:rsidP="00866560">
      <w:pPr>
        <w:ind w:right="-22"/>
        <w:rPr>
          <w:rFonts w:cs="Arial"/>
          <w:color w:val="auto"/>
        </w:rPr>
      </w:pPr>
      <w:r w:rsidRPr="006275B7">
        <w:rPr>
          <w:rFonts w:cs="Arial"/>
          <w:color w:val="auto"/>
        </w:rPr>
        <w:t>Q36a</w:t>
      </w:r>
    </w:p>
    <w:p w14:paraId="1E1C8A18" w14:textId="77777777" w:rsidR="00292483" w:rsidRPr="006275B7" w:rsidRDefault="00292483" w:rsidP="00866560">
      <w:pPr>
        <w:rPr>
          <w:rFonts w:cs="Arial"/>
          <w:color w:val="auto"/>
        </w:rPr>
      </w:pPr>
      <w:r w:rsidRPr="006275B7">
        <w:rPr>
          <w:rFonts w:cs="Arial"/>
          <w:color w:val="auto"/>
        </w:rPr>
        <w:t>CORE</w:t>
      </w:r>
    </w:p>
    <w:p w14:paraId="47EA8D84" w14:textId="4CE69C72" w:rsidR="00292483" w:rsidRPr="006275B7" w:rsidRDefault="00292483" w:rsidP="00866560">
      <w:pPr>
        <w:rPr>
          <w:rFonts w:cs="Arial"/>
          <w:color w:val="auto"/>
        </w:rPr>
      </w:pPr>
      <w:r w:rsidRPr="006275B7">
        <w:rPr>
          <w:rFonts w:cs="Arial"/>
          <w:color w:val="auto"/>
        </w:rPr>
        <w:t xml:space="preserve">How strongly do you agree or disagree that the </w:t>
      </w:r>
      <w:r w:rsidR="004030E3" w:rsidRPr="006275B7">
        <w:rPr>
          <w:rFonts w:cs="Arial"/>
          <w:color w:val="auto"/>
        </w:rPr>
        <w:t xml:space="preserve">ad </w:t>
      </w:r>
      <w:r w:rsidRPr="006275B7">
        <w:rPr>
          <w:rFonts w:cs="Arial"/>
          <w:color w:val="auto"/>
        </w:rPr>
        <w:t xml:space="preserve">makes you think </w:t>
      </w:r>
      <w:r w:rsidR="00782798">
        <w:rPr>
          <w:rFonts w:cs="Arial"/>
          <w:color w:val="auto"/>
        </w:rPr>
        <w:t xml:space="preserve">it </w:t>
      </w:r>
      <w:r w:rsidRPr="006275B7">
        <w:rPr>
          <w:rFonts w:cs="Arial"/>
          <w:color w:val="auto"/>
        </w:rPr>
        <w:t xml:space="preserve">delivers the main </w:t>
      </w:r>
      <w:r w:rsidR="00782798">
        <w:rPr>
          <w:rFonts w:cs="Arial"/>
          <w:color w:val="auto"/>
        </w:rPr>
        <w:t>information you need from a HIV PREVENTION CAMPAIGN</w:t>
      </w:r>
      <w:r w:rsidRPr="006275B7">
        <w:rPr>
          <w:rFonts w:cs="Arial"/>
          <w:color w:val="auto"/>
        </w:rPr>
        <w:t xml:space="preserve">?  </w:t>
      </w:r>
    </w:p>
    <w:p w14:paraId="0C43CFC8" w14:textId="77777777" w:rsidR="00292483" w:rsidRPr="006275B7" w:rsidRDefault="00292483" w:rsidP="00866560">
      <w:pPr>
        <w:rPr>
          <w:rFonts w:cs="Arial"/>
          <w:color w:val="auto"/>
        </w:rPr>
      </w:pPr>
    </w:p>
    <w:p w14:paraId="2086E26E" w14:textId="77777777" w:rsidR="00292483" w:rsidRPr="006275B7" w:rsidRDefault="00292483" w:rsidP="00866560">
      <w:pPr>
        <w:rPr>
          <w:rFonts w:cs="Arial"/>
          <w:color w:val="auto"/>
        </w:rPr>
      </w:pPr>
      <w:r w:rsidRPr="006275B7">
        <w:rPr>
          <w:rFonts w:cs="Arial"/>
          <w:color w:val="auto"/>
        </w:rPr>
        <w:t>Agree strongly</w:t>
      </w:r>
    </w:p>
    <w:p w14:paraId="71A96755" w14:textId="77777777" w:rsidR="00292483" w:rsidRPr="006275B7" w:rsidRDefault="00292483" w:rsidP="00866560">
      <w:pPr>
        <w:rPr>
          <w:rFonts w:cs="Arial"/>
          <w:color w:val="auto"/>
        </w:rPr>
      </w:pPr>
      <w:r w:rsidRPr="006275B7">
        <w:rPr>
          <w:rFonts w:cs="Arial"/>
          <w:color w:val="auto"/>
        </w:rPr>
        <w:t>Agree slightly</w:t>
      </w:r>
    </w:p>
    <w:p w14:paraId="0AEE0BC3" w14:textId="77777777" w:rsidR="00292483" w:rsidRPr="006275B7" w:rsidRDefault="00292483" w:rsidP="00866560">
      <w:pPr>
        <w:rPr>
          <w:rFonts w:cs="Arial"/>
          <w:color w:val="auto"/>
        </w:rPr>
      </w:pPr>
      <w:r w:rsidRPr="006275B7">
        <w:rPr>
          <w:rFonts w:cs="Arial"/>
          <w:color w:val="auto"/>
        </w:rPr>
        <w:t>Neither agree nor disagree</w:t>
      </w:r>
    </w:p>
    <w:p w14:paraId="6945F042" w14:textId="77777777" w:rsidR="00292483" w:rsidRPr="006275B7" w:rsidRDefault="00292483" w:rsidP="00866560">
      <w:pPr>
        <w:rPr>
          <w:rFonts w:cs="Arial"/>
          <w:color w:val="auto"/>
        </w:rPr>
      </w:pPr>
      <w:r w:rsidRPr="006275B7">
        <w:rPr>
          <w:rFonts w:cs="Arial"/>
          <w:color w:val="auto"/>
        </w:rPr>
        <w:t>Disagree slightly</w:t>
      </w:r>
    </w:p>
    <w:p w14:paraId="3B1F0B90" w14:textId="77777777" w:rsidR="00292483" w:rsidRPr="006275B7" w:rsidRDefault="00292483" w:rsidP="00866560">
      <w:pPr>
        <w:rPr>
          <w:rFonts w:cs="Arial"/>
          <w:color w:val="auto"/>
        </w:rPr>
      </w:pPr>
      <w:r w:rsidRPr="006275B7">
        <w:rPr>
          <w:rFonts w:cs="Arial"/>
          <w:color w:val="auto"/>
        </w:rPr>
        <w:t>Disagree strongly</w:t>
      </w:r>
    </w:p>
    <w:p w14:paraId="310B6942" w14:textId="77777777" w:rsidR="00292483" w:rsidRPr="006275B7" w:rsidRDefault="00292483" w:rsidP="00866560">
      <w:pPr>
        <w:rPr>
          <w:rFonts w:cs="Arial"/>
          <w:color w:val="auto"/>
        </w:rPr>
      </w:pPr>
    </w:p>
    <w:p w14:paraId="1DD1C991" w14:textId="77777777" w:rsidR="00292483" w:rsidRPr="006275B7" w:rsidRDefault="00292483" w:rsidP="00866560">
      <w:pPr>
        <w:rPr>
          <w:rFonts w:cs="Arial"/>
          <w:color w:val="auto"/>
        </w:rPr>
      </w:pPr>
      <w:r w:rsidRPr="006275B7">
        <w:rPr>
          <w:rFonts w:cs="Arial"/>
          <w:color w:val="auto"/>
        </w:rPr>
        <w:t>ONE CODE ONLY</w:t>
      </w:r>
    </w:p>
    <w:p w14:paraId="142E892F" w14:textId="77777777" w:rsidR="00292483" w:rsidRPr="006275B7" w:rsidRDefault="00292483" w:rsidP="00866560">
      <w:pPr>
        <w:rPr>
          <w:rFonts w:cs="Arial"/>
          <w:color w:val="auto"/>
        </w:rPr>
      </w:pPr>
    </w:p>
    <w:p w14:paraId="4B475D59" w14:textId="13E6234E" w:rsidR="002F1B0C" w:rsidRPr="006275B7" w:rsidRDefault="002F1B0C" w:rsidP="00866560">
      <w:pPr>
        <w:rPr>
          <w:rFonts w:cs="Arial"/>
          <w:color w:val="auto"/>
        </w:rPr>
      </w:pPr>
      <w:r w:rsidRPr="006275B7">
        <w:rPr>
          <w:rFonts w:cs="Arial"/>
          <w:color w:val="auto"/>
        </w:rPr>
        <w:t>DYNAMIC (SETS TRENDS)</w:t>
      </w:r>
    </w:p>
    <w:p w14:paraId="0BD50EFB" w14:textId="77777777" w:rsidR="00292483" w:rsidRPr="006275B7" w:rsidRDefault="00292483" w:rsidP="00866560">
      <w:pPr>
        <w:ind w:right="-22"/>
        <w:rPr>
          <w:rFonts w:cs="Arial"/>
          <w:color w:val="auto"/>
        </w:rPr>
      </w:pPr>
      <w:r w:rsidRPr="006275B7">
        <w:rPr>
          <w:rFonts w:cs="Arial"/>
          <w:color w:val="auto"/>
        </w:rPr>
        <w:t>Q36b</w:t>
      </w:r>
    </w:p>
    <w:p w14:paraId="07AC5907" w14:textId="77777777" w:rsidR="00292483" w:rsidRPr="006275B7" w:rsidRDefault="00292483" w:rsidP="00866560">
      <w:pPr>
        <w:rPr>
          <w:rFonts w:cs="Arial"/>
          <w:color w:val="auto"/>
        </w:rPr>
      </w:pPr>
      <w:r w:rsidRPr="006275B7">
        <w:rPr>
          <w:rFonts w:cs="Arial"/>
          <w:color w:val="auto"/>
        </w:rPr>
        <w:t>CORE</w:t>
      </w:r>
    </w:p>
    <w:p w14:paraId="79E00A9A" w14:textId="60D2A602" w:rsidR="00292483" w:rsidRPr="006275B7" w:rsidRDefault="00292483" w:rsidP="00866560">
      <w:pPr>
        <w:rPr>
          <w:rFonts w:cs="Arial"/>
          <w:color w:val="auto"/>
        </w:rPr>
      </w:pPr>
      <w:r w:rsidRPr="006275B7">
        <w:rPr>
          <w:rFonts w:cs="Arial"/>
          <w:color w:val="auto"/>
        </w:rPr>
        <w:t xml:space="preserve">How strongly do you agree or disagree that the </w:t>
      </w:r>
      <w:r w:rsidR="004030E3" w:rsidRPr="006275B7">
        <w:rPr>
          <w:rFonts w:cs="Arial"/>
          <w:color w:val="auto"/>
        </w:rPr>
        <w:t xml:space="preserve">ad </w:t>
      </w:r>
      <w:r w:rsidRPr="006275B7">
        <w:rPr>
          <w:rFonts w:cs="Arial"/>
          <w:color w:val="auto"/>
        </w:rPr>
        <w:t xml:space="preserve">makes you think </w:t>
      </w:r>
      <w:r w:rsidR="00782798">
        <w:rPr>
          <w:rFonts w:cs="Arial"/>
          <w:color w:val="auto"/>
        </w:rPr>
        <w:t xml:space="preserve">it </w:t>
      </w:r>
      <w:r w:rsidRPr="006275B7">
        <w:rPr>
          <w:rFonts w:cs="Arial"/>
          <w:color w:val="auto"/>
        </w:rPr>
        <w:t xml:space="preserve">sets trends? </w:t>
      </w:r>
    </w:p>
    <w:p w14:paraId="47E14071" w14:textId="77777777" w:rsidR="00782798" w:rsidRDefault="00782798" w:rsidP="00866560">
      <w:pPr>
        <w:rPr>
          <w:rFonts w:cs="Arial"/>
          <w:color w:val="auto"/>
        </w:rPr>
      </w:pPr>
    </w:p>
    <w:p w14:paraId="2303A477" w14:textId="0C377DC9" w:rsidR="00292483" w:rsidRPr="006275B7" w:rsidRDefault="00292483" w:rsidP="00866560">
      <w:pPr>
        <w:rPr>
          <w:rFonts w:cs="Arial"/>
          <w:color w:val="auto"/>
        </w:rPr>
      </w:pPr>
      <w:r w:rsidRPr="006275B7">
        <w:rPr>
          <w:rFonts w:cs="Arial"/>
          <w:color w:val="auto"/>
        </w:rPr>
        <w:t>Agree strongly</w:t>
      </w:r>
    </w:p>
    <w:p w14:paraId="5DC94012" w14:textId="77777777" w:rsidR="00292483" w:rsidRPr="006275B7" w:rsidRDefault="00292483" w:rsidP="00866560">
      <w:pPr>
        <w:rPr>
          <w:rFonts w:cs="Arial"/>
          <w:color w:val="auto"/>
        </w:rPr>
      </w:pPr>
      <w:r w:rsidRPr="006275B7">
        <w:rPr>
          <w:rFonts w:cs="Arial"/>
          <w:color w:val="auto"/>
        </w:rPr>
        <w:t>Agree slightly</w:t>
      </w:r>
    </w:p>
    <w:p w14:paraId="0CABE063" w14:textId="77777777" w:rsidR="00292483" w:rsidRPr="006275B7" w:rsidRDefault="00292483" w:rsidP="00866560">
      <w:pPr>
        <w:rPr>
          <w:rFonts w:cs="Arial"/>
          <w:color w:val="auto"/>
        </w:rPr>
      </w:pPr>
      <w:r w:rsidRPr="006275B7">
        <w:rPr>
          <w:rFonts w:cs="Arial"/>
          <w:color w:val="auto"/>
        </w:rPr>
        <w:t>Neither agree nor disagree</w:t>
      </w:r>
    </w:p>
    <w:p w14:paraId="38CBF462" w14:textId="77777777" w:rsidR="00292483" w:rsidRPr="006275B7" w:rsidRDefault="00292483" w:rsidP="00866560">
      <w:pPr>
        <w:rPr>
          <w:rFonts w:cs="Arial"/>
          <w:color w:val="auto"/>
        </w:rPr>
      </w:pPr>
      <w:r w:rsidRPr="006275B7">
        <w:rPr>
          <w:rFonts w:cs="Arial"/>
          <w:color w:val="auto"/>
        </w:rPr>
        <w:t>Disagree slightly</w:t>
      </w:r>
    </w:p>
    <w:p w14:paraId="036B12D8" w14:textId="77777777" w:rsidR="00292483" w:rsidRPr="006275B7" w:rsidRDefault="00292483" w:rsidP="00866560">
      <w:pPr>
        <w:rPr>
          <w:rFonts w:cs="Arial"/>
          <w:color w:val="auto"/>
        </w:rPr>
      </w:pPr>
      <w:r w:rsidRPr="006275B7">
        <w:rPr>
          <w:rFonts w:cs="Arial"/>
          <w:color w:val="auto"/>
        </w:rPr>
        <w:t>Disagree strongly</w:t>
      </w:r>
    </w:p>
    <w:p w14:paraId="3DBEA7A2" w14:textId="77777777" w:rsidR="00292483" w:rsidRPr="006275B7" w:rsidRDefault="00292483" w:rsidP="00866560">
      <w:pPr>
        <w:rPr>
          <w:rFonts w:cs="Arial"/>
          <w:color w:val="auto"/>
        </w:rPr>
      </w:pPr>
    </w:p>
    <w:p w14:paraId="5631D069" w14:textId="77777777" w:rsidR="00292483" w:rsidRPr="006275B7" w:rsidRDefault="00292483" w:rsidP="00866560">
      <w:pPr>
        <w:rPr>
          <w:rFonts w:cs="Arial"/>
          <w:color w:val="auto"/>
        </w:rPr>
      </w:pPr>
      <w:r w:rsidRPr="006275B7">
        <w:rPr>
          <w:rFonts w:cs="Arial"/>
          <w:color w:val="auto"/>
        </w:rPr>
        <w:t>ONE CODE ONLY</w:t>
      </w:r>
    </w:p>
    <w:p w14:paraId="50152ED3" w14:textId="77777777" w:rsidR="00292483" w:rsidRDefault="00292483" w:rsidP="00866560">
      <w:pPr>
        <w:rPr>
          <w:color w:val="auto"/>
        </w:rPr>
      </w:pPr>
    </w:p>
    <w:p w14:paraId="57B236F5" w14:textId="77777777" w:rsidR="00C60051" w:rsidRPr="006275B7" w:rsidRDefault="00C60051" w:rsidP="00866560">
      <w:pPr>
        <w:rPr>
          <w:color w:val="auto"/>
        </w:rPr>
      </w:pPr>
      <w:r>
        <w:rPr>
          <w:color w:val="auto"/>
        </w:rPr>
        <w:t>__________________________________________________________________________________________</w:t>
      </w:r>
    </w:p>
    <w:p w14:paraId="6AF33AD4" w14:textId="0B684A77" w:rsidR="00782798" w:rsidRPr="006275B7" w:rsidRDefault="003332D3" w:rsidP="00782798">
      <w:r w:rsidRPr="006275B7">
        <w:br w:type="page"/>
      </w:r>
    </w:p>
    <w:p w14:paraId="33514313" w14:textId="1CF5639E" w:rsidR="00541490" w:rsidRPr="00EE7686" w:rsidRDefault="00541490" w:rsidP="00541490">
      <w:pPr>
        <w:pStyle w:val="Comments"/>
        <w:spacing w:after="0" w:line="240" w:lineRule="auto"/>
        <w:rPr>
          <w:rFonts w:ascii="Arial" w:hAnsi="Arial" w:cs="Arial"/>
          <w:i/>
          <w:sz w:val="20"/>
          <w:szCs w:val="20"/>
          <w:lang w:val="en-GB"/>
        </w:rPr>
      </w:pPr>
      <w:r w:rsidRPr="00EE7686">
        <w:rPr>
          <w:rFonts w:ascii="Arial" w:hAnsi="Arial" w:cs="Arial"/>
          <w:i/>
          <w:sz w:val="20"/>
          <w:szCs w:val="20"/>
          <w:lang w:val="en-GB" w:eastAsia="zh-CN"/>
        </w:rPr>
        <w:lastRenderedPageBreak/>
        <w:t>MESSAGE CHECK</w:t>
      </w:r>
    </w:p>
    <w:p w14:paraId="4F8708EB" w14:textId="362D7C23" w:rsidR="00541490" w:rsidRDefault="00541490" w:rsidP="00541490">
      <w:pPr>
        <w:rPr>
          <w:rFonts w:cs="Arial"/>
          <w:color w:val="auto"/>
        </w:rPr>
      </w:pPr>
      <w:r w:rsidRPr="00EE7686">
        <w:rPr>
          <w:rFonts w:cs="Arial"/>
          <w:color w:val="auto"/>
        </w:rPr>
        <w:t>OP36</w:t>
      </w:r>
    </w:p>
    <w:p w14:paraId="0A00175F" w14:textId="735337AE" w:rsidR="00825C24" w:rsidRPr="00EE7686" w:rsidRDefault="00825C24" w:rsidP="00541490">
      <w:pPr>
        <w:rPr>
          <w:rFonts w:cs="Arial"/>
          <w:color w:val="auto"/>
        </w:rPr>
      </w:pPr>
      <w:r>
        <w:rPr>
          <w:rFonts w:cs="Arial"/>
          <w:color w:val="auto"/>
        </w:rPr>
        <w:t>CORE</w:t>
      </w:r>
    </w:p>
    <w:p w14:paraId="36C7EC42" w14:textId="77777777" w:rsidR="00541490" w:rsidRPr="00EE7686" w:rsidRDefault="00541490" w:rsidP="00541490">
      <w:pPr>
        <w:rPr>
          <w:rFonts w:cs="Arial"/>
          <w:strike/>
          <w:color w:val="auto"/>
          <w:lang w:eastAsia="zh-CN"/>
        </w:rPr>
      </w:pPr>
      <w:r w:rsidRPr="00EE7686">
        <w:rPr>
          <w:rFonts w:cs="Arial"/>
          <w:color w:val="auto"/>
        </w:rPr>
        <w:t xml:space="preserve">Having seen the ad, how likely is it that </w:t>
      </w:r>
      <w:r w:rsidRPr="00EE7686">
        <w:rPr>
          <w:rFonts w:cs="Arial"/>
          <w:color w:val="auto"/>
          <w:lang w:eastAsia="zh-CN"/>
        </w:rPr>
        <w:t xml:space="preserve">this message will stick in your mind? </w:t>
      </w:r>
    </w:p>
    <w:p w14:paraId="2EBF6A15" w14:textId="684B3943" w:rsidR="00541490" w:rsidRPr="00EE7686" w:rsidRDefault="00F25408" w:rsidP="00541490">
      <w:pPr>
        <w:rPr>
          <w:rFonts w:cs="Arial"/>
          <w:color w:val="auto"/>
          <w:highlight w:val="yellow"/>
          <w:lang w:eastAsia="zh-CN"/>
        </w:rPr>
      </w:pPr>
      <w:r>
        <w:rPr>
          <w:noProof/>
          <w:color w:val="E36C0A"/>
        </w:rPr>
        <mc:AlternateContent>
          <mc:Choice Requires="wps">
            <w:drawing>
              <wp:anchor distT="0" distB="0" distL="114300" distR="114300" simplePos="0" relativeHeight="251657216" behindDoc="0" locked="0" layoutInCell="1" allowOverlap="1" wp14:anchorId="16E75E2C" wp14:editId="04A27ABC">
                <wp:simplePos x="0" y="0"/>
                <wp:positionH relativeFrom="column">
                  <wp:posOffset>3413125</wp:posOffset>
                </wp:positionH>
                <wp:positionV relativeFrom="paragraph">
                  <wp:posOffset>0</wp:posOffset>
                </wp:positionV>
                <wp:extent cx="3394710" cy="1732915"/>
                <wp:effectExtent l="0" t="0" r="0" b="0"/>
                <wp:wrapNone/>
                <wp:docPr id="20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4710" cy="1732915"/>
                        </a:xfrm>
                        <a:prstGeom prst="rect">
                          <a:avLst/>
                        </a:prstGeom>
                        <a:noFill/>
                        <a:ln w="9525">
                          <a:noFill/>
                          <a:miter lim="800000"/>
                          <a:headEnd/>
                          <a:tailEnd/>
                        </a:ln>
                      </wps:spPr>
                      <wps:txbx>
                        <w:txbxContent>
                          <w:p w14:paraId="55BF1A1A" w14:textId="77777777" w:rsidR="0037749B" w:rsidRPr="00E74397" w:rsidRDefault="0037749B" w:rsidP="00541490">
                            <w:pPr>
                              <w:rPr>
                                <w:i/>
                                <w:color w:val="0000FF"/>
                              </w:rPr>
                            </w:pPr>
                            <w:r w:rsidRPr="00E74397">
                              <w:rPr>
                                <w:i/>
                                <w:color w:val="0000FF"/>
                              </w:rPr>
                              <w:t xml:space="preserve">Minimum 1 and Maximum of 6 statements </w:t>
                            </w:r>
                          </w:p>
                          <w:p w14:paraId="1F593C3A" w14:textId="77777777" w:rsidR="0037749B" w:rsidRPr="00E74397" w:rsidRDefault="0037749B" w:rsidP="00541490">
                            <w:pPr>
                              <w:rPr>
                                <w:i/>
                                <w:color w:val="0000FF"/>
                              </w:rPr>
                            </w:pPr>
                          </w:p>
                          <w:p w14:paraId="3D683C4F" w14:textId="77777777" w:rsidR="0037749B" w:rsidRPr="00E74397" w:rsidRDefault="0037749B" w:rsidP="00541490">
                            <w:pPr>
                              <w:rPr>
                                <w:i/>
                                <w:color w:val="0000FF"/>
                              </w:rPr>
                            </w:pPr>
                            <w:r w:rsidRPr="00E74397">
                              <w:rPr>
                                <w:i/>
                                <w:color w:val="0000FF"/>
                              </w:rPr>
                              <w:t>Insert your messages in priority order at ‘</w:t>
                            </w:r>
                            <w:r w:rsidRPr="00E74397">
                              <w:rPr>
                                <w:i/>
                                <w:iCs/>
                                <w:color w:val="0000FF"/>
                              </w:rPr>
                              <w:t>messageCheck1</w:t>
                            </w:r>
                            <w:r w:rsidRPr="00E74397">
                              <w:rPr>
                                <w:i/>
                                <w:color w:val="0000FF"/>
                              </w:rPr>
                              <w:t>’, ‘</w:t>
                            </w:r>
                            <w:r w:rsidRPr="00E74397">
                              <w:rPr>
                                <w:i/>
                                <w:iCs/>
                                <w:color w:val="0000FF"/>
                              </w:rPr>
                              <w:t>messageCheck2</w:t>
                            </w:r>
                            <w:r w:rsidRPr="00E74397">
                              <w:rPr>
                                <w:i/>
                                <w:color w:val="0000FF"/>
                              </w:rPr>
                              <w:t>’ ,</w:t>
                            </w:r>
                          </w:p>
                          <w:p w14:paraId="62DE883A" w14:textId="77777777" w:rsidR="0037749B" w:rsidRPr="00E74397" w:rsidRDefault="0037749B" w:rsidP="00541490">
                            <w:pPr>
                              <w:rPr>
                                <w:i/>
                                <w:color w:val="0000FF"/>
                              </w:rPr>
                            </w:pPr>
                            <w:r w:rsidRPr="00E74397">
                              <w:rPr>
                                <w:i/>
                                <w:color w:val="0000FF"/>
                              </w:rPr>
                              <w:t>‘</w:t>
                            </w:r>
                            <w:r w:rsidRPr="00E74397">
                              <w:rPr>
                                <w:i/>
                                <w:iCs/>
                                <w:color w:val="0000FF"/>
                              </w:rPr>
                              <w:t>messageCheck3</w:t>
                            </w:r>
                            <w:r w:rsidRPr="00E74397">
                              <w:rPr>
                                <w:i/>
                                <w:color w:val="0000FF"/>
                              </w:rPr>
                              <w:t xml:space="preserve">’ etc. </w:t>
                            </w:r>
                          </w:p>
                          <w:p w14:paraId="0E1CF7A2" w14:textId="391A75AB" w:rsidR="0037749B" w:rsidRDefault="0037749B" w:rsidP="00541490">
                            <w:pPr>
                              <w:rPr>
                                <w:i/>
                                <w:color w:val="0000FF"/>
                              </w:rPr>
                            </w:pPr>
                          </w:p>
                          <w:p w14:paraId="472100E1" w14:textId="01DFD996" w:rsidR="0037749B" w:rsidRPr="00E74397" w:rsidRDefault="0037749B" w:rsidP="00541490">
                            <w:pPr>
                              <w:rPr>
                                <w:i/>
                                <w:color w:val="0000FF"/>
                              </w:rPr>
                            </w:pPr>
                            <w:r>
                              <w:rPr>
                                <w:i/>
                                <w:color w:val="0000FF"/>
                              </w:rPr>
                              <w:t>MESSAGES SHOULD BE IN LINE WITH WHAT THE POST ARE TRYING TO ENCOURAGE and INTEND</w:t>
                            </w:r>
                          </w:p>
                        </w:txbxContent>
                      </wps:txbx>
                      <wps:bodyPr rot="0" vert="horz" wrap="square" lIns="46800" tIns="45720" rIns="4680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E75E2C" id="_x0000_s1030" type="#_x0000_t202" style="position:absolute;margin-left:268.75pt;margin-top:0;width:267.3pt;height:136.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" filled="f" stroked="f">
                <v:textbox inset="1.3mm,,1.3mm">
                  <w:txbxContent>
                    <w:p w14:paraId="55BF1A1A" w14:textId="77777777" w:rsidR="0037749B" w:rsidRPr="00E74397" w:rsidRDefault="0037749B" w:rsidP="00541490">
                      <w:pPr>
                        <w:rPr>
                          <w:i/>
                          <w:color w:val="0000FF"/>
                        </w:rPr>
                      </w:pPr>
                      <w:r w:rsidRPr="00E74397">
                        <w:rPr>
                          <w:i/>
                          <w:color w:val="0000FF"/>
                        </w:rPr>
                        <w:t xml:space="preserve">Minimum 1 and Maximum of 6 statements </w:t>
                      </w:r>
                    </w:p>
                    <w:p w14:paraId="1F593C3A" w14:textId="77777777" w:rsidR="0037749B" w:rsidRPr="00E74397" w:rsidRDefault="0037749B" w:rsidP="00541490">
                      <w:pPr>
                        <w:rPr>
                          <w:i/>
                          <w:color w:val="0000FF"/>
                        </w:rPr>
                      </w:pPr>
                    </w:p>
                    <w:p w14:paraId="3D683C4F" w14:textId="77777777" w:rsidR="0037749B" w:rsidRPr="00E74397" w:rsidRDefault="0037749B" w:rsidP="00541490">
                      <w:pPr>
                        <w:rPr>
                          <w:i/>
                          <w:color w:val="0000FF"/>
                        </w:rPr>
                      </w:pPr>
                      <w:r w:rsidRPr="00E74397">
                        <w:rPr>
                          <w:i/>
                          <w:color w:val="0000FF"/>
                        </w:rPr>
                        <w:t>Insert your messages in priority order at ‘</w:t>
                      </w:r>
                      <w:r w:rsidRPr="00E74397">
                        <w:rPr>
                          <w:i/>
                          <w:iCs/>
                          <w:color w:val="0000FF"/>
                        </w:rPr>
                        <w:t>messageCheck1</w:t>
                      </w:r>
                      <w:r w:rsidRPr="00E74397">
                        <w:rPr>
                          <w:i/>
                          <w:color w:val="0000FF"/>
                        </w:rPr>
                        <w:t>’, ‘</w:t>
                      </w:r>
                      <w:r w:rsidRPr="00E74397">
                        <w:rPr>
                          <w:i/>
                          <w:iCs/>
                          <w:color w:val="0000FF"/>
                        </w:rPr>
                        <w:t>messageCheck2</w:t>
                      </w:r>
                      <w:r w:rsidRPr="00E74397">
                        <w:rPr>
                          <w:i/>
                          <w:color w:val="0000FF"/>
                        </w:rPr>
                        <w:t>’ ,</w:t>
                      </w:r>
                    </w:p>
                    <w:p w14:paraId="62DE883A" w14:textId="77777777" w:rsidR="0037749B" w:rsidRPr="00E74397" w:rsidRDefault="0037749B" w:rsidP="00541490">
                      <w:pPr>
                        <w:rPr>
                          <w:i/>
                          <w:color w:val="0000FF"/>
                        </w:rPr>
                      </w:pPr>
                      <w:r w:rsidRPr="00E74397">
                        <w:rPr>
                          <w:i/>
                          <w:color w:val="0000FF"/>
                        </w:rPr>
                        <w:t>‘</w:t>
                      </w:r>
                      <w:r w:rsidRPr="00E74397">
                        <w:rPr>
                          <w:i/>
                          <w:iCs/>
                          <w:color w:val="0000FF"/>
                        </w:rPr>
                        <w:t>messageCheck3</w:t>
                      </w:r>
                      <w:r w:rsidRPr="00E74397">
                        <w:rPr>
                          <w:i/>
                          <w:color w:val="0000FF"/>
                        </w:rPr>
                        <w:t xml:space="preserve">’ etc. </w:t>
                      </w:r>
                    </w:p>
                    <w:p w14:paraId="0E1CF7A2" w14:textId="391A75AB" w:rsidR="0037749B" w:rsidRDefault="0037749B" w:rsidP="00541490">
                      <w:pPr>
                        <w:rPr>
                          <w:i/>
                          <w:color w:val="0000FF"/>
                        </w:rPr>
                      </w:pPr>
                    </w:p>
                    <w:p w14:paraId="472100E1" w14:textId="01DFD996" w:rsidR="0037749B" w:rsidRPr="00E74397" w:rsidRDefault="0037749B" w:rsidP="00541490">
                      <w:pPr>
                        <w:rPr>
                          <w:i/>
                          <w:color w:val="0000FF"/>
                        </w:rPr>
                      </w:pPr>
                      <w:r>
                        <w:rPr>
                          <w:i/>
                          <w:color w:val="0000FF"/>
                        </w:rPr>
                        <w:t>MESSAGES SHOULD BE IN LINE WITH WHAT THE POST ARE TRYING TO ENCOURAGE and INTEND</w:t>
                      </w:r>
                    </w:p>
                  </w:txbxContent>
                </v:textbox>
              </v:shape>
            </w:pict>
          </mc:Fallback>
        </mc:AlternateContent>
      </w:r>
    </w:p>
    <w:tbl>
      <w:tblPr>
        <w:tblW w:w="0" w:type="auto"/>
        <w:tblLook w:val="01E0" w:firstRow="1" w:lastRow="1" w:firstColumn="1" w:lastColumn="1" w:noHBand="0" w:noVBand="0"/>
      </w:tblPr>
      <w:tblGrid>
        <w:gridCol w:w="1706"/>
        <w:gridCol w:w="4394"/>
      </w:tblGrid>
      <w:tr w:rsidR="00EE7686" w:rsidRPr="00EE7686" w14:paraId="6411AE39" w14:textId="77777777" w:rsidTr="00D6794F">
        <w:tc>
          <w:tcPr>
            <w:tcW w:w="1101" w:type="dxa"/>
          </w:tcPr>
          <w:p w14:paraId="3B2C5ABB" w14:textId="77777777" w:rsidR="00541490" w:rsidRPr="00EE7686" w:rsidRDefault="00541490" w:rsidP="00B8016E">
            <w:pPr>
              <w:rPr>
                <w:rFonts w:cs="Arial"/>
                <w:color w:val="FF0000"/>
              </w:rPr>
            </w:pPr>
            <w:r w:rsidRPr="00EE7686">
              <w:rPr>
                <w:i/>
                <w:iCs/>
                <w:color w:val="FF0000"/>
              </w:rPr>
              <w:t>MessageCheck1</w:t>
            </w:r>
          </w:p>
        </w:tc>
        <w:tc>
          <w:tcPr>
            <w:tcW w:w="4394" w:type="dxa"/>
          </w:tcPr>
          <w:p w14:paraId="2FA18FAD" w14:textId="77777777" w:rsidR="00541490" w:rsidRPr="00105392" w:rsidRDefault="00541490" w:rsidP="00B8016E">
            <w:pPr>
              <w:rPr>
                <w:rFonts w:cs="Arial"/>
                <w:strike/>
                <w:color w:val="auto"/>
                <w:highlight w:val="lightGray"/>
              </w:rPr>
            </w:pPr>
            <w:r w:rsidRPr="00BF3559">
              <w:rPr>
                <w:rFonts w:cs="Arial"/>
                <w:color w:val="auto"/>
                <w:highlight w:val="yellow"/>
              </w:rPr>
              <w:t>BRANDNAME</w:t>
            </w:r>
            <w:r w:rsidRPr="00EE7686">
              <w:rPr>
                <w:rFonts w:cs="Arial"/>
                <w:color w:val="auto"/>
              </w:rPr>
              <w:t xml:space="preserve"> message 1</w:t>
            </w:r>
          </w:p>
        </w:tc>
      </w:tr>
      <w:tr w:rsidR="00EE7686" w:rsidRPr="00EE7686" w14:paraId="770B6D03" w14:textId="77777777" w:rsidTr="00D6794F">
        <w:tc>
          <w:tcPr>
            <w:tcW w:w="1101" w:type="dxa"/>
          </w:tcPr>
          <w:p w14:paraId="15559A66" w14:textId="77777777" w:rsidR="00541490" w:rsidRPr="00EE7686" w:rsidRDefault="00541490" w:rsidP="00B8016E">
            <w:pPr>
              <w:rPr>
                <w:rFonts w:cs="Arial"/>
                <w:color w:val="FF0000"/>
              </w:rPr>
            </w:pPr>
            <w:r w:rsidRPr="00EE7686">
              <w:rPr>
                <w:i/>
                <w:iCs/>
                <w:color w:val="FF0000"/>
              </w:rPr>
              <w:t>MessageCheck2</w:t>
            </w:r>
          </w:p>
        </w:tc>
        <w:tc>
          <w:tcPr>
            <w:tcW w:w="4394" w:type="dxa"/>
          </w:tcPr>
          <w:p w14:paraId="1010FECB" w14:textId="77777777" w:rsidR="00541490" w:rsidRPr="00105392" w:rsidRDefault="00541490" w:rsidP="00B8016E">
            <w:pPr>
              <w:rPr>
                <w:rFonts w:cs="Arial"/>
                <w:strike/>
                <w:color w:val="auto"/>
                <w:highlight w:val="lightGray"/>
              </w:rPr>
            </w:pPr>
            <w:r w:rsidRPr="00BF3559">
              <w:rPr>
                <w:rFonts w:cs="Arial"/>
                <w:color w:val="auto"/>
                <w:highlight w:val="yellow"/>
              </w:rPr>
              <w:t>BRANDNAME</w:t>
            </w:r>
            <w:r w:rsidRPr="00EE7686">
              <w:rPr>
                <w:rFonts w:cs="Arial"/>
                <w:color w:val="auto"/>
              </w:rPr>
              <w:t xml:space="preserve"> message 2</w:t>
            </w:r>
          </w:p>
        </w:tc>
      </w:tr>
      <w:tr w:rsidR="00EE7686" w:rsidRPr="00EE7686" w14:paraId="017C128C" w14:textId="77777777" w:rsidTr="00D6794F">
        <w:tc>
          <w:tcPr>
            <w:tcW w:w="1101" w:type="dxa"/>
          </w:tcPr>
          <w:p w14:paraId="0C61FFEF" w14:textId="77777777" w:rsidR="00541490" w:rsidRPr="00EE7686" w:rsidRDefault="00541490" w:rsidP="00B8016E">
            <w:pPr>
              <w:rPr>
                <w:rFonts w:cs="Arial"/>
                <w:color w:val="FF0000"/>
              </w:rPr>
            </w:pPr>
            <w:r w:rsidRPr="00EE7686">
              <w:rPr>
                <w:i/>
                <w:iCs/>
                <w:color w:val="FF0000"/>
              </w:rPr>
              <w:t>MessageCheck3</w:t>
            </w:r>
          </w:p>
        </w:tc>
        <w:tc>
          <w:tcPr>
            <w:tcW w:w="4394" w:type="dxa"/>
          </w:tcPr>
          <w:p w14:paraId="26A42069" w14:textId="77777777" w:rsidR="00541490" w:rsidRPr="00105392" w:rsidRDefault="00541490" w:rsidP="00B8016E">
            <w:pPr>
              <w:rPr>
                <w:rFonts w:cs="Arial"/>
                <w:strike/>
                <w:color w:val="auto"/>
                <w:highlight w:val="lightGray"/>
              </w:rPr>
            </w:pPr>
            <w:commentRangeStart w:id="34"/>
            <w:commentRangeStart w:id="35"/>
            <w:r w:rsidRPr="00BF3559">
              <w:rPr>
                <w:rFonts w:cs="Arial"/>
                <w:color w:val="auto"/>
                <w:highlight w:val="yellow"/>
              </w:rPr>
              <w:t>BRANDNAME</w:t>
            </w:r>
            <w:r w:rsidRPr="00EE7686">
              <w:rPr>
                <w:rFonts w:cs="Arial"/>
                <w:color w:val="auto"/>
              </w:rPr>
              <w:t xml:space="preserve"> message 3</w:t>
            </w:r>
            <w:commentRangeEnd w:id="34"/>
            <w:r w:rsidR="00CB576D">
              <w:rPr>
                <w:rStyle w:val="CommentReference"/>
              </w:rPr>
              <w:commentReference w:id="34"/>
            </w:r>
            <w:commentRangeEnd w:id="35"/>
            <w:r w:rsidR="002557CB">
              <w:rPr>
                <w:rStyle w:val="CommentReference"/>
              </w:rPr>
              <w:commentReference w:id="35"/>
            </w:r>
          </w:p>
        </w:tc>
      </w:tr>
      <w:tr w:rsidR="00EE7686" w:rsidRPr="00EE7686" w14:paraId="1E7B051E" w14:textId="77777777" w:rsidTr="00D6794F">
        <w:tc>
          <w:tcPr>
            <w:tcW w:w="1101" w:type="dxa"/>
          </w:tcPr>
          <w:p w14:paraId="0FE03365" w14:textId="77777777" w:rsidR="00541490" w:rsidRPr="00EE7686" w:rsidRDefault="00541490" w:rsidP="00B8016E">
            <w:pPr>
              <w:rPr>
                <w:rFonts w:cs="Arial"/>
                <w:color w:val="auto"/>
                <w:highlight w:val="yellow"/>
              </w:rPr>
            </w:pPr>
          </w:p>
        </w:tc>
        <w:tc>
          <w:tcPr>
            <w:tcW w:w="4394" w:type="dxa"/>
          </w:tcPr>
          <w:p w14:paraId="27205574" w14:textId="77777777" w:rsidR="00541490" w:rsidRPr="00105392" w:rsidRDefault="00541490" w:rsidP="00B8016E">
            <w:pPr>
              <w:rPr>
                <w:rFonts w:cs="Arial"/>
                <w:strike/>
                <w:color w:val="auto"/>
                <w:highlight w:val="lightGray"/>
              </w:rPr>
            </w:pPr>
          </w:p>
        </w:tc>
      </w:tr>
      <w:tr w:rsidR="00EE7686" w:rsidRPr="00EE7686" w14:paraId="69A81C08" w14:textId="77777777" w:rsidTr="00D6794F">
        <w:tc>
          <w:tcPr>
            <w:tcW w:w="1101" w:type="dxa"/>
          </w:tcPr>
          <w:p w14:paraId="7080140B" w14:textId="77777777" w:rsidR="00541490" w:rsidRPr="00EE7686" w:rsidRDefault="00541490" w:rsidP="00B8016E">
            <w:pPr>
              <w:rPr>
                <w:rFonts w:cs="Arial"/>
                <w:color w:val="auto"/>
                <w:highlight w:val="yellow"/>
              </w:rPr>
            </w:pPr>
          </w:p>
        </w:tc>
        <w:tc>
          <w:tcPr>
            <w:tcW w:w="4394" w:type="dxa"/>
          </w:tcPr>
          <w:p w14:paraId="7C8DDEC5" w14:textId="77777777" w:rsidR="00541490" w:rsidRPr="00105392" w:rsidRDefault="00541490" w:rsidP="00B8016E">
            <w:pPr>
              <w:rPr>
                <w:rFonts w:cs="Arial"/>
                <w:strike/>
                <w:color w:val="auto"/>
                <w:highlight w:val="lightGray"/>
              </w:rPr>
            </w:pPr>
          </w:p>
        </w:tc>
      </w:tr>
      <w:tr w:rsidR="00EE7686" w:rsidRPr="00EE7686" w14:paraId="51B39DC2" w14:textId="77777777" w:rsidTr="00D6794F">
        <w:tc>
          <w:tcPr>
            <w:tcW w:w="1101" w:type="dxa"/>
          </w:tcPr>
          <w:p w14:paraId="71485178" w14:textId="77777777" w:rsidR="00541490" w:rsidRPr="00EE7686" w:rsidRDefault="00541490" w:rsidP="00B8016E">
            <w:pPr>
              <w:rPr>
                <w:rFonts w:cs="Arial"/>
                <w:color w:val="auto"/>
                <w:highlight w:val="yellow"/>
              </w:rPr>
            </w:pPr>
          </w:p>
        </w:tc>
        <w:tc>
          <w:tcPr>
            <w:tcW w:w="4394" w:type="dxa"/>
          </w:tcPr>
          <w:p w14:paraId="7E6A5E61" w14:textId="77777777" w:rsidR="00541490" w:rsidRPr="00105392" w:rsidRDefault="00541490" w:rsidP="00B8016E">
            <w:pPr>
              <w:rPr>
                <w:rFonts w:cs="Arial"/>
                <w:strike/>
                <w:color w:val="auto"/>
                <w:highlight w:val="lightGray"/>
              </w:rPr>
            </w:pPr>
          </w:p>
        </w:tc>
      </w:tr>
    </w:tbl>
    <w:p w14:paraId="72B7F251" w14:textId="77777777" w:rsidR="00541490" w:rsidRPr="00EE7686" w:rsidRDefault="00541490" w:rsidP="00541490">
      <w:pPr>
        <w:rPr>
          <w:rFonts w:cs="Arial"/>
          <w:color w:val="auto"/>
          <w:highlight w:val="yellow"/>
          <w:lang w:eastAsia="zh-CN"/>
        </w:rPr>
      </w:pPr>
    </w:p>
    <w:p w14:paraId="15D7FB46" w14:textId="77777777" w:rsidR="00541490" w:rsidRPr="00EE7686" w:rsidRDefault="00541490" w:rsidP="00541490">
      <w:pPr>
        <w:rPr>
          <w:rFonts w:cs="Arial"/>
          <w:color w:val="auto"/>
          <w:lang w:eastAsia="zh-CN"/>
        </w:rPr>
      </w:pPr>
      <w:r w:rsidRPr="00EE7686">
        <w:rPr>
          <w:rFonts w:cs="Arial"/>
          <w:color w:val="auto"/>
          <w:lang w:eastAsia="zh-CN"/>
        </w:rPr>
        <w:t>Very likely</w:t>
      </w:r>
    </w:p>
    <w:p w14:paraId="19CF6AFF" w14:textId="77777777" w:rsidR="00541490" w:rsidRPr="00EE7686" w:rsidRDefault="00541490" w:rsidP="00541490">
      <w:pPr>
        <w:rPr>
          <w:rFonts w:cs="Arial"/>
          <w:color w:val="auto"/>
          <w:lang w:eastAsia="zh-CN"/>
        </w:rPr>
      </w:pPr>
      <w:r w:rsidRPr="00EE7686">
        <w:rPr>
          <w:rFonts w:cs="Arial"/>
          <w:color w:val="auto"/>
          <w:lang w:eastAsia="zh-CN"/>
        </w:rPr>
        <w:t>Quite likely</w:t>
      </w:r>
    </w:p>
    <w:p w14:paraId="454885D0" w14:textId="77777777" w:rsidR="00541490" w:rsidRPr="00EE7686" w:rsidRDefault="00541490" w:rsidP="00541490">
      <w:pPr>
        <w:rPr>
          <w:rFonts w:cs="Arial"/>
          <w:color w:val="auto"/>
          <w:lang w:eastAsia="zh-CN"/>
        </w:rPr>
      </w:pPr>
      <w:r w:rsidRPr="00EE7686">
        <w:rPr>
          <w:rFonts w:cs="Arial"/>
          <w:color w:val="auto"/>
          <w:lang w:eastAsia="zh-CN"/>
        </w:rPr>
        <w:t>Probably wouldn’t</w:t>
      </w:r>
    </w:p>
    <w:p w14:paraId="0A4259DA" w14:textId="77777777" w:rsidR="00541490" w:rsidRPr="00EE7686" w:rsidRDefault="00541490" w:rsidP="00541490">
      <w:pPr>
        <w:rPr>
          <w:rFonts w:cs="Arial"/>
          <w:color w:val="auto"/>
          <w:lang w:eastAsia="zh-CN"/>
        </w:rPr>
      </w:pPr>
      <w:r w:rsidRPr="00EE7686">
        <w:rPr>
          <w:rFonts w:cs="Arial"/>
          <w:color w:val="auto"/>
          <w:lang w:eastAsia="zh-CN"/>
        </w:rPr>
        <w:t>Definitely wouldn’t</w:t>
      </w:r>
    </w:p>
    <w:p w14:paraId="7FC7D20B" w14:textId="77777777" w:rsidR="00051667" w:rsidRPr="00EE7686" w:rsidRDefault="00051667" w:rsidP="00541490">
      <w:pPr>
        <w:rPr>
          <w:rFonts w:cs="Arial"/>
          <w:color w:val="auto"/>
          <w:lang w:eastAsia="zh-CN"/>
        </w:rPr>
      </w:pPr>
    </w:p>
    <w:p w14:paraId="283475B8" w14:textId="77777777" w:rsidR="00541490" w:rsidRPr="00EE7686" w:rsidRDefault="00541490" w:rsidP="00D6794F">
      <w:pPr>
        <w:rPr>
          <w:rFonts w:cs="Arial"/>
          <w:color w:val="auto"/>
        </w:rPr>
      </w:pPr>
      <w:r w:rsidRPr="00EE7686">
        <w:rPr>
          <w:rFonts w:cs="Arial"/>
          <w:color w:val="auto"/>
        </w:rPr>
        <w:t xml:space="preserve">SHOW AS </w:t>
      </w:r>
      <w:r w:rsidRPr="00EE7686">
        <w:rPr>
          <w:rFonts w:cs="Arial"/>
          <w:color w:val="auto"/>
          <w:lang w:eastAsia="zh-CN"/>
        </w:rPr>
        <w:t>DYNAMIC</w:t>
      </w:r>
      <w:r w:rsidRPr="00EE7686">
        <w:rPr>
          <w:rFonts w:cs="Arial"/>
          <w:color w:val="auto"/>
        </w:rPr>
        <w:t xml:space="preserve"> GRID. BLANK ADJACENT CARDS. AUTO ADVANCE AND BACK BUTTON ENABLED. RANDOMISE STATEMENT ORDER. ALIGN RESPONSES </w:t>
      </w:r>
      <w:bookmarkStart w:id="36" w:name="_Hlk9341118"/>
      <w:r w:rsidRPr="00EE7686">
        <w:rPr>
          <w:rFonts w:cs="Arial"/>
          <w:color w:val="auto"/>
        </w:rPr>
        <w:t>HORIZONTALLY</w:t>
      </w:r>
      <w:bookmarkEnd w:id="36"/>
      <w:r w:rsidRPr="00EE7686">
        <w:rPr>
          <w:rFonts w:cs="Arial"/>
          <w:color w:val="auto"/>
        </w:rPr>
        <w:t>. ONE CODE ONLY PER STATEMENT.</w:t>
      </w:r>
    </w:p>
    <w:p w14:paraId="1ABB465D" w14:textId="77777777" w:rsidR="00051667" w:rsidRDefault="00051667" w:rsidP="00541490">
      <w:pPr>
        <w:rPr>
          <w:rFonts w:cs="Arial"/>
        </w:rPr>
      </w:pPr>
    </w:p>
    <w:p w14:paraId="1D872DE3" w14:textId="1AD3A8F7" w:rsidR="00051667" w:rsidRDefault="00051667" w:rsidP="00051667">
      <w:pPr>
        <w:rPr>
          <w:rFonts w:cs="Arial"/>
          <w:color w:val="auto"/>
        </w:rPr>
      </w:pPr>
      <w:r w:rsidRPr="00EE7686">
        <w:rPr>
          <w:rFonts w:cs="Arial"/>
          <w:color w:val="auto"/>
        </w:rPr>
        <w:t>OP36</w:t>
      </w:r>
      <w:r w:rsidR="00F63238">
        <w:rPr>
          <w:rFonts w:cs="Arial"/>
          <w:color w:val="auto"/>
        </w:rPr>
        <w:t>_Post 1</w:t>
      </w:r>
    </w:p>
    <w:p w14:paraId="65F8179B" w14:textId="6B128839" w:rsidR="00051667" w:rsidRPr="00EE7686" w:rsidRDefault="00051667" w:rsidP="00051667">
      <w:pPr>
        <w:rPr>
          <w:rFonts w:cs="Arial"/>
          <w:color w:val="auto"/>
        </w:rPr>
      </w:pPr>
      <w:r>
        <w:rPr>
          <w:rFonts w:cs="Arial"/>
          <w:color w:val="auto"/>
        </w:rPr>
        <w:t>CORE</w:t>
      </w:r>
      <w:r w:rsidR="00F63238">
        <w:rPr>
          <w:rFonts w:cs="Arial"/>
          <w:color w:val="auto"/>
        </w:rPr>
        <w:t xml:space="preserve"> ( the picture will not be scripted </w:t>
      </w:r>
      <w:proofErr w:type="gramStart"/>
      <w:r w:rsidR="00F63238">
        <w:rPr>
          <w:rFonts w:cs="Arial"/>
          <w:color w:val="auto"/>
        </w:rPr>
        <w:t>here,</w:t>
      </w:r>
      <w:proofErr w:type="gramEnd"/>
      <w:r w:rsidR="00F63238">
        <w:rPr>
          <w:rFonts w:cs="Arial"/>
          <w:color w:val="auto"/>
        </w:rPr>
        <w:t xml:space="preserve"> I have included it to help </w:t>
      </w:r>
      <w:proofErr w:type="spellStart"/>
      <w:r w:rsidR="00F63238">
        <w:rPr>
          <w:rFonts w:cs="Arial"/>
          <w:color w:val="auto"/>
        </w:rPr>
        <w:t>navitage</w:t>
      </w:r>
      <w:proofErr w:type="spellEnd"/>
      <w:r w:rsidR="00F63238">
        <w:rPr>
          <w:rFonts w:cs="Arial"/>
          <w:color w:val="auto"/>
        </w:rPr>
        <w:t xml:space="preserve"> the key messages)</w:t>
      </w:r>
    </w:p>
    <w:p w14:paraId="45CED6D0" w14:textId="77777777" w:rsidR="00F63238" w:rsidRDefault="00F63238" w:rsidP="00541490">
      <w:pPr>
        <w:rPr>
          <w:rFonts w:cs="Arial"/>
        </w:rPr>
      </w:pPr>
    </w:p>
    <w:p w14:paraId="6A035938" w14:textId="77777777" w:rsidR="00F63238" w:rsidRDefault="00F63238" w:rsidP="00541490">
      <w:pPr>
        <w:rPr>
          <w:rFonts w:cs="Arial"/>
        </w:rPr>
      </w:pPr>
      <w:r>
        <w:rPr>
          <w:noProof/>
        </w:rPr>
        <w:drawing>
          <wp:inline distT="0" distB="0" distL="0" distR="0" wp14:anchorId="06C4D2C9" wp14:editId="75B7D067">
            <wp:extent cx="1338148" cy="14414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44044" cy="1447801"/>
                    </a:xfrm>
                    <a:prstGeom prst="rect">
                      <a:avLst/>
                    </a:prstGeom>
                  </pic:spPr>
                </pic:pic>
              </a:graphicData>
            </a:graphic>
          </wp:inline>
        </w:drawing>
      </w:r>
    </w:p>
    <w:p w14:paraId="38911E80" w14:textId="77777777" w:rsidR="00F63238" w:rsidRDefault="00F63238" w:rsidP="00541490">
      <w:pPr>
        <w:rPr>
          <w:rFonts w:cs="Arial"/>
        </w:rPr>
      </w:pPr>
    </w:p>
    <w:p w14:paraId="324BF04A" w14:textId="77777777" w:rsidR="00F63238" w:rsidRPr="00EE7686" w:rsidRDefault="00F63238" w:rsidP="00F63238">
      <w:pPr>
        <w:rPr>
          <w:rFonts w:cs="Arial"/>
          <w:strike/>
          <w:color w:val="auto"/>
          <w:lang w:eastAsia="zh-CN"/>
        </w:rPr>
      </w:pPr>
      <w:r w:rsidRPr="00EE7686">
        <w:rPr>
          <w:rFonts w:cs="Arial"/>
          <w:color w:val="auto"/>
        </w:rPr>
        <w:t xml:space="preserve">Having seen the ad, how likely is it that </w:t>
      </w:r>
      <w:r w:rsidRPr="00EE7686">
        <w:rPr>
          <w:rFonts w:cs="Arial"/>
          <w:color w:val="auto"/>
          <w:lang w:eastAsia="zh-CN"/>
        </w:rPr>
        <w:t>this message will stick in you</w:t>
      </w:r>
      <w:commentRangeStart w:id="37"/>
      <w:r w:rsidRPr="00EE7686">
        <w:rPr>
          <w:rFonts w:cs="Arial"/>
          <w:color w:val="auto"/>
          <w:lang w:eastAsia="zh-CN"/>
        </w:rPr>
        <w:t xml:space="preserve">r mind? </w:t>
      </w:r>
      <w:commentRangeEnd w:id="37"/>
      <w:r w:rsidR="008E7726">
        <w:rPr>
          <w:rStyle w:val="CommentReference"/>
        </w:rPr>
        <w:commentReference w:id="37"/>
      </w:r>
    </w:p>
    <w:p w14:paraId="1B78AB58" w14:textId="77777777" w:rsidR="00F63238" w:rsidRDefault="00F63238" w:rsidP="00541490">
      <w:pPr>
        <w:rPr>
          <w:rFonts w:cs="Arial"/>
        </w:rPr>
      </w:pPr>
    </w:p>
    <w:tbl>
      <w:tblPr>
        <w:tblW w:w="0" w:type="auto"/>
        <w:tblLook w:val="01E0" w:firstRow="1" w:lastRow="1" w:firstColumn="1" w:lastColumn="1" w:noHBand="0" w:noVBand="0"/>
      </w:tblPr>
      <w:tblGrid>
        <w:gridCol w:w="1706"/>
        <w:gridCol w:w="4394"/>
      </w:tblGrid>
      <w:tr w:rsidR="00DE3F9A" w:rsidRPr="00EE7686" w14:paraId="25F211BA" w14:textId="77777777" w:rsidTr="008E7726">
        <w:tc>
          <w:tcPr>
            <w:tcW w:w="1706" w:type="dxa"/>
          </w:tcPr>
          <w:p w14:paraId="32C9D12D" w14:textId="77777777" w:rsidR="00DE3F9A" w:rsidRPr="00EE7686" w:rsidRDefault="00DE3F9A" w:rsidP="00DF1DB8">
            <w:pPr>
              <w:rPr>
                <w:rFonts w:cs="Arial"/>
                <w:color w:val="FF0000"/>
              </w:rPr>
            </w:pPr>
            <w:r w:rsidRPr="00EE7686">
              <w:rPr>
                <w:i/>
                <w:iCs/>
                <w:color w:val="FF0000"/>
              </w:rPr>
              <w:t>MessageCheck1</w:t>
            </w:r>
          </w:p>
        </w:tc>
        <w:tc>
          <w:tcPr>
            <w:tcW w:w="4394" w:type="dxa"/>
          </w:tcPr>
          <w:p w14:paraId="036A7408" w14:textId="1A82F211" w:rsidR="00DE3F9A" w:rsidRPr="00105392" w:rsidRDefault="00E950B5" w:rsidP="00DF1DB8">
            <w:pPr>
              <w:rPr>
                <w:rFonts w:cs="Arial"/>
                <w:strike/>
                <w:color w:val="auto"/>
                <w:highlight w:val="lightGray"/>
              </w:rPr>
            </w:pPr>
            <w:r>
              <w:rPr>
                <w:rFonts w:cs="Arial"/>
                <w:color w:val="auto"/>
                <w:highlight w:val="yellow"/>
              </w:rPr>
              <w:t>Empowers me to protect myself from HIV</w:t>
            </w:r>
          </w:p>
        </w:tc>
      </w:tr>
      <w:tr w:rsidR="00DE3F9A" w:rsidRPr="00EE7686" w14:paraId="1600B363" w14:textId="77777777" w:rsidTr="008E7726">
        <w:tc>
          <w:tcPr>
            <w:tcW w:w="1706" w:type="dxa"/>
          </w:tcPr>
          <w:p w14:paraId="529ED699" w14:textId="77777777" w:rsidR="00DE3F9A" w:rsidRPr="00EE7686" w:rsidRDefault="00DE3F9A" w:rsidP="00DF1DB8">
            <w:pPr>
              <w:rPr>
                <w:rFonts w:cs="Arial"/>
                <w:color w:val="FF0000"/>
              </w:rPr>
            </w:pPr>
            <w:r w:rsidRPr="00EE7686">
              <w:rPr>
                <w:i/>
                <w:iCs/>
                <w:color w:val="FF0000"/>
              </w:rPr>
              <w:t>MessageCheck2</w:t>
            </w:r>
          </w:p>
        </w:tc>
        <w:tc>
          <w:tcPr>
            <w:tcW w:w="4394" w:type="dxa"/>
          </w:tcPr>
          <w:p w14:paraId="329B971B" w14:textId="7B27555F" w:rsidR="00DE3F9A" w:rsidRPr="00105392" w:rsidRDefault="004E2FE4" w:rsidP="00DF1DB8">
            <w:pPr>
              <w:rPr>
                <w:rFonts w:cs="Arial"/>
                <w:strike/>
                <w:color w:val="auto"/>
                <w:highlight w:val="lightGray"/>
              </w:rPr>
            </w:pPr>
            <w:r>
              <w:rPr>
                <w:rFonts w:cs="Arial"/>
                <w:color w:val="auto"/>
                <w:highlight w:val="yellow"/>
              </w:rPr>
              <w:t>Protect yourself from HIV</w:t>
            </w:r>
          </w:p>
        </w:tc>
      </w:tr>
      <w:tr w:rsidR="00DE3F9A" w:rsidRPr="00EE7686" w14:paraId="23C13AF4" w14:textId="77777777" w:rsidTr="008E7726">
        <w:tc>
          <w:tcPr>
            <w:tcW w:w="1706" w:type="dxa"/>
          </w:tcPr>
          <w:p w14:paraId="33EEA8DE" w14:textId="77777777" w:rsidR="00DE3F9A" w:rsidRPr="00EE7686" w:rsidRDefault="00DE3F9A" w:rsidP="00DF1DB8">
            <w:pPr>
              <w:rPr>
                <w:rFonts w:cs="Arial"/>
                <w:color w:val="FF0000"/>
              </w:rPr>
            </w:pPr>
            <w:r w:rsidRPr="00EE7686">
              <w:rPr>
                <w:i/>
                <w:iCs/>
                <w:color w:val="FF0000"/>
              </w:rPr>
              <w:t>MessageCheck3</w:t>
            </w:r>
          </w:p>
        </w:tc>
        <w:tc>
          <w:tcPr>
            <w:tcW w:w="4394" w:type="dxa"/>
          </w:tcPr>
          <w:p w14:paraId="65D1268F" w14:textId="15886717" w:rsidR="00DE3F9A" w:rsidRPr="00105392" w:rsidRDefault="00E950B5" w:rsidP="00DF1DB8">
            <w:pPr>
              <w:rPr>
                <w:rFonts w:cs="Arial"/>
                <w:strike/>
                <w:color w:val="auto"/>
                <w:highlight w:val="lightGray"/>
              </w:rPr>
            </w:pPr>
            <w:r>
              <w:rPr>
                <w:rFonts w:cs="Arial"/>
                <w:color w:val="auto"/>
                <w:highlight w:val="yellow"/>
              </w:rPr>
              <w:t>We don’t deserve to be infected by HIV</w:t>
            </w:r>
          </w:p>
        </w:tc>
      </w:tr>
      <w:tr w:rsidR="00DE3F9A" w:rsidRPr="00EE7686" w14:paraId="3351DD1E" w14:textId="77777777" w:rsidTr="008E7726">
        <w:tc>
          <w:tcPr>
            <w:tcW w:w="1706" w:type="dxa"/>
          </w:tcPr>
          <w:p w14:paraId="46FF77E9" w14:textId="77777777" w:rsidR="00DE3F9A" w:rsidRPr="00EE7686" w:rsidRDefault="00DE3F9A" w:rsidP="00DF1DB8">
            <w:pPr>
              <w:rPr>
                <w:rFonts w:cs="Arial"/>
                <w:color w:val="auto"/>
                <w:highlight w:val="yellow"/>
              </w:rPr>
            </w:pPr>
          </w:p>
        </w:tc>
        <w:tc>
          <w:tcPr>
            <w:tcW w:w="4394" w:type="dxa"/>
          </w:tcPr>
          <w:p w14:paraId="51A7F43E" w14:textId="77777777" w:rsidR="00DE3F9A" w:rsidRPr="00105392" w:rsidRDefault="00DE3F9A" w:rsidP="00DF1DB8">
            <w:pPr>
              <w:rPr>
                <w:rFonts w:cs="Arial"/>
                <w:strike/>
                <w:color w:val="auto"/>
                <w:highlight w:val="lightGray"/>
              </w:rPr>
            </w:pPr>
          </w:p>
        </w:tc>
      </w:tr>
      <w:tr w:rsidR="00DE3F9A" w:rsidRPr="00EE7686" w14:paraId="4D889595" w14:textId="77777777" w:rsidTr="008E7726">
        <w:tc>
          <w:tcPr>
            <w:tcW w:w="1706" w:type="dxa"/>
          </w:tcPr>
          <w:p w14:paraId="669CA5A2" w14:textId="77777777" w:rsidR="00DE3F9A" w:rsidRPr="00EE7686" w:rsidRDefault="00DE3F9A" w:rsidP="00DF1DB8">
            <w:pPr>
              <w:rPr>
                <w:rFonts w:cs="Arial"/>
                <w:color w:val="auto"/>
                <w:highlight w:val="yellow"/>
              </w:rPr>
            </w:pPr>
          </w:p>
        </w:tc>
        <w:tc>
          <w:tcPr>
            <w:tcW w:w="4394" w:type="dxa"/>
          </w:tcPr>
          <w:p w14:paraId="228B1A9C" w14:textId="77777777" w:rsidR="00DE3F9A" w:rsidRPr="00105392" w:rsidRDefault="00DE3F9A" w:rsidP="00DF1DB8">
            <w:pPr>
              <w:rPr>
                <w:rFonts w:cs="Arial"/>
                <w:strike/>
                <w:color w:val="auto"/>
                <w:highlight w:val="lightGray"/>
              </w:rPr>
            </w:pPr>
          </w:p>
        </w:tc>
      </w:tr>
      <w:tr w:rsidR="00DE3F9A" w:rsidRPr="00EE7686" w14:paraId="0360141E" w14:textId="77777777" w:rsidTr="008E7726">
        <w:tc>
          <w:tcPr>
            <w:tcW w:w="1706" w:type="dxa"/>
          </w:tcPr>
          <w:p w14:paraId="0BDF56D7" w14:textId="77777777" w:rsidR="00DE3F9A" w:rsidRPr="00EE7686" w:rsidRDefault="00DE3F9A" w:rsidP="00DF1DB8">
            <w:pPr>
              <w:rPr>
                <w:rFonts w:cs="Arial"/>
                <w:color w:val="auto"/>
                <w:highlight w:val="yellow"/>
              </w:rPr>
            </w:pPr>
          </w:p>
        </w:tc>
        <w:tc>
          <w:tcPr>
            <w:tcW w:w="4394" w:type="dxa"/>
          </w:tcPr>
          <w:p w14:paraId="12132431" w14:textId="77777777" w:rsidR="00DE3F9A" w:rsidRPr="00105392" w:rsidRDefault="00DE3F9A" w:rsidP="00DF1DB8">
            <w:pPr>
              <w:rPr>
                <w:rFonts w:cs="Arial"/>
                <w:strike/>
                <w:color w:val="auto"/>
                <w:highlight w:val="lightGray"/>
              </w:rPr>
            </w:pPr>
          </w:p>
        </w:tc>
      </w:tr>
    </w:tbl>
    <w:p w14:paraId="22D8062C" w14:textId="77777777" w:rsidR="008E7726" w:rsidRDefault="008E7726" w:rsidP="00541490">
      <w:pPr>
        <w:rPr>
          <w:rFonts w:cs="Arial"/>
        </w:rPr>
      </w:pPr>
      <w:r w:rsidRPr="00EE7686">
        <w:rPr>
          <w:rFonts w:cs="Arial"/>
          <w:color w:val="auto"/>
        </w:rPr>
        <w:t xml:space="preserve">SHOW AS </w:t>
      </w:r>
      <w:r w:rsidRPr="00EE7686">
        <w:rPr>
          <w:rFonts w:cs="Arial"/>
          <w:color w:val="auto"/>
          <w:lang w:eastAsia="zh-CN"/>
        </w:rPr>
        <w:t>DYNAMIC</w:t>
      </w:r>
      <w:r w:rsidRPr="00EE7686">
        <w:rPr>
          <w:rFonts w:cs="Arial"/>
          <w:color w:val="auto"/>
        </w:rPr>
        <w:t xml:space="preserve"> GRID. BLANK ADJACENT CARDS. AUTO ADVANCE AND BACK BUTTON ENABLED. RANDOMISE STATEMENT ORDER. ALIGN RESPONSES HORIZONTALLY. ONE CODE ONLY PER STATEMENT</w:t>
      </w:r>
      <w:r>
        <w:rPr>
          <w:rFonts w:cs="Arial"/>
        </w:rPr>
        <w:t xml:space="preserve"> </w:t>
      </w:r>
    </w:p>
    <w:p w14:paraId="20111842" w14:textId="77777777" w:rsidR="008E7726" w:rsidRDefault="008E7726" w:rsidP="00541490">
      <w:pPr>
        <w:rPr>
          <w:rFonts w:cs="Arial"/>
        </w:rPr>
      </w:pPr>
    </w:p>
    <w:p w14:paraId="3429DE9E" w14:textId="77777777" w:rsidR="00594116" w:rsidRDefault="00594116">
      <w:pPr>
        <w:rPr>
          <w:rFonts w:cs="Arial"/>
          <w:color w:val="auto"/>
        </w:rPr>
      </w:pPr>
      <w:r>
        <w:rPr>
          <w:rFonts w:cs="Arial"/>
          <w:color w:val="auto"/>
        </w:rPr>
        <w:br w:type="page"/>
      </w:r>
    </w:p>
    <w:p w14:paraId="4ADC58D1" w14:textId="2F10D78C" w:rsidR="008E7726" w:rsidRDefault="008E7726" w:rsidP="008E7726">
      <w:pPr>
        <w:rPr>
          <w:rFonts w:cs="Arial"/>
          <w:color w:val="auto"/>
        </w:rPr>
      </w:pPr>
      <w:r w:rsidRPr="00EE7686">
        <w:rPr>
          <w:rFonts w:cs="Arial"/>
          <w:color w:val="auto"/>
        </w:rPr>
        <w:lastRenderedPageBreak/>
        <w:t>OP36</w:t>
      </w:r>
      <w:r>
        <w:rPr>
          <w:rFonts w:cs="Arial"/>
          <w:color w:val="auto"/>
        </w:rPr>
        <w:t xml:space="preserve">_Post </w:t>
      </w:r>
      <w:r>
        <w:rPr>
          <w:rFonts w:cs="Arial"/>
          <w:color w:val="auto"/>
        </w:rPr>
        <w:t>2</w:t>
      </w:r>
    </w:p>
    <w:p w14:paraId="024836A7" w14:textId="6C6D1022" w:rsidR="008E7726" w:rsidRDefault="008E7726" w:rsidP="008E7726">
      <w:pPr>
        <w:rPr>
          <w:rFonts w:cs="Arial"/>
          <w:color w:val="auto"/>
        </w:rPr>
      </w:pPr>
      <w:r>
        <w:rPr>
          <w:rFonts w:cs="Arial"/>
          <w:color w:val="auto"/>
        </w:rPr>
        <w:t xml:space="preserve">CORE ( the </w:t>
      </w:r>
      <w:r w:rsidR="00594116">
        <w:rPr>
          <w:rFonts w:cs="Arial"/>
          <w:color w:val="auto"/>
        </w:rPr>
        <w:t xml:space="preserve">video </w:t>
      </w:r>
      <w:r>
        <w:rPr>
          <w:rFonts w:cs="Arial"/>
          <w:color w:val="auto"/>
        </w:rPr>
        <w:t xml:space="preserve">will not be scripted </w:t>
      </w:r>
      <w:proofErr w:type="gramStart"/>
      <w:r>
        <w:rPr>
          <w:rFonts w:cs="Arial"/>
          <w:color w:val="auto"/>
        </w:rPr>
        <w:t>here,</w:t>
      </w:r>
      <w:proofErr w:type="gramEnd"/>
      <w:r>
        <w:rPr>
          <w:rFonts w:cs="Arial"/>
          <w:color w:val="auto"/>
        </w:rPr>
        <w:t xml:space="preserve"> I have included it to help </w:t>
      </w:r>
      <w:proofErr w:type="spellStart"/>
      <w:r>
        <w:rPr>
          <w:rFonts w:cs="Arial"/>
          <w:color w:val="auto"/>
        </w:rPr>
        <w:t>navitage</w:t>
      </w:r>
      <w:proofErr w:type="spellEnd"/>
      <w:r>
        <w:rPr>
          <w:rFonts w:cs="Arial"/>
          <w:color w:val="auto"/>
        </w:rPr>
        <w:t xml:space="preserve"> the key messages)</w:t>
      </w:r>
    </w:p>
    <w:p w14:paraId="5B7CA60E" w14:textId="77777777" w:rsidR="00594116" w:rsidRPr="00EE7686" w:rsidRDefault="00594116" w:rsidP="008E7726">
      <w:pPr>
        <w:rPr>
          <w:rFonts w:cs="Arial"/>
          <w:color w:val="auto"/>
        </w:rPr>
      </w:pPr>
    </w:p>
    <w:p w14:paraId="457D44E6" w14:textId="77777777" w:rsidR="00594116" w:rsidRDefault="00594116" w:rsidP="00541490">
      <w:pPr>
        <w:rPr>
          <w:rFonts w:cs="Arial"/>
        </w:rPr>
      </w:pPr>
      <w:r>
        <w:rPr>
          <w:noProof/>
        </w:rPr>
        <w:drawing>
          <wp:inline distT="0" distB="0" distL="0" distR="0" wp14:anchorId="19B9D59E" wp14:editId="166B955C">
            <wp:extent cx="1746250" cy="1650898"/>
            <wp:effectExtent l="0" t="0" r="635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52484" cy="1656792"/>
                    </a:xfrm>
                    <a:prstGeom prst="rect">
                      <a:avLst/>
                    </a:prstGeom>
                  </pic:spPr>
                </pic:pic>
              </a:graphicData>
            </a:graphic>
          </wp:inline>
        </w:drawing>
      </w:r>
    </w:p>
    <w:p w14:paraId="464897BA" w14:textId="77777777" w:rsidR="00594116" w:rsidRDefault="00594116" w:rsidP="00541490">
      <w:pPr>
        <w:rPr>
          <w:rFonts w:cs="Arial"/>
        </w:rPr>
      </w:pPr>
    </w:p>
    <w:p w14:paraId="69F19DB3" w14:textId="77777777" w:rsidR="00594116" w:rsidRPr="00EE7686" w:rsidRDefault="00594116" w:rsidP="00594116">
      <w:pPr>
        <w:rPr>
          <w:rFonts w:cs="Arial"/>
          <w:strike/>
          <w:color w:val="auto"/>
          <w:lang w:eastAsia="zh-CN"/>
        </w:rPr>
      </w:pPr>
      <w:r w:rsidRPr="00EE7686">
        <w:rPr>
          <w:rFonts w:cs="Arial"/>
          <w:color w:val="auto"/>
        </w:rPr>
        <w:t xml:space="preserve">Having seen the ad, how likely is it that </w:t>
      </w:r>
      <w:r w:rsidRPr="00EE7686">
        <w:rPr>
          <w:rFonts w:cs="Arial"/>
          <w:color w:val="auto"/>
          <w:lang w:eastAsia="zh-CN"/>
        </w:rPr>
        <w:t xml:space="preserve">this message will stick in your mind? </w:t>
      </w:r>
    </w:p>
    <w:p w14:paraId="753BC1C7" w14:textId="77777777" w:rsidR="00594116" w:rsidRDefault="00594116" w:rsidP="00594116">
      <w:pPr>
        <w:rPr>
          <w:rFonts w:cs="Arial"/>
        </w:rPr>
      </w:pPr>
    </w:p>
    <w:tbl>
      <w:tblPr>
        <w:tblW w:w="0" w:type="auto"/>
        <w:tblLook w:val="01E0" w:firstRow="1" w:lastRow="1" w:firstColumn="1" w:lastColumn="1" w:noHBand="0" w:noVBand="0"/>
      </w:tblPr>
      <w:tblGrid>
        <w:gridCol w:w="1706"/>
        <w:gridCol w:w="4394"/>
      </w:tblGrid>
      <w:tr w:rsidR="00594116" w:rsidRPr="00EE7686" w14:paraId="20CFE90D" w14:textId="77777777" w:rsidTr="00DF1DB8">
        <w:tc>
          <w:tcPr>
            <w:tcW w:w="1706" w:type="dxa"/>
          </w:tcPr>
          <w:p w14:paraId="1085E2C3" w14:textId="77777777" w:rsidR="00594116" w:rsidRPr="00EE7686" w:rsidRDefault="00594116" w:rsidP="00DF1DB8">
            <w:pPr>
              <w:rPr>
                <w:rFonts w:cs="Arial"/>
                <w:color w:val="FF0000"/>
              </w:rPr>
            </w:pPr>
            <w:r w:rsidRPr="00EE7686">
              <w:rPr>
                <w:i/>
                <w:iCs/>
                <w:color w:val="FF0000"/>
              </w:rPr>
              <w:t>MessageCheck1</w:t>
            </w:r>
          </w:p>
        </w:tc>
        <w:tc>
          <w:tcPr>
            <w:tcW w:w="4394" w:type="dxa"/>
          </w:tcPr>
          <w:p w14:paraId="7B5902DE" w14:textId="10BBD73D" w:rsidR="00594116" w:rsidRPr="00105392" w:rsidRDefault="00594116" w:rsidP="00DF1DB8">
            <w:pPr>
              <w:rPr>
                <w:rFonts w:cs="Arial"/>
                <w:strike/>
                <w:color w:val="auto"/>
                <w:highlight w:val="lightGray"/>
              </w:rPr>
            </w:pPr>
            <w:r>
              <w:rPr>
                <w:rFonts w:cs="Arial"/>
                <w:color w:val="auto"/>
                <w:highlight w:val="yellow"/>
              </w:rPr>
              <w:t>Empowers me to protect myself from HIV</w:t>
            </w:r>
          </w:p>
        </w:tc>
      </w:tr>
      <w:tr w:rsidR="00594116" w:rsidRPr="00EE7686" w14:paraId="7F465AD9" w14:textId="77777777" w:rsidTr="00DF1DB8">
        <w:tc>
          <w:tcPr>
            <w:tcW w:w="1706" w:type="dxa"/>
          </w:tcPr>
          <w:p w14:paraId="632C4880" w14:textId="77777777" w:rsidR="00594116" w:rsidRPr="00EE7686" w:rsidRDefault="00594116" w:rsidP="00DF1DB8">
            <w:pPr>
              <w:rPr>
                <w:rFonts w:cs="Arial"/>
                <w:color w:val="FF0000"/>
              </w:rPr>
            </w:pPr>
            <w:r w:rsidRPr="00EE7686">
              <w:rPr>
                <w:i/>
                <w:iCs/>
                <w:color w:val="FF0000"/>
              </w:rPr>
              <w:t>MessageCheck2</w:t>
            </w:r>
          </w:p>
        </w:tc>
        <w:tc>
          <w:tcPr>
            <w:tcW w:w="4394" w:type="dxa"/>
          </w:tcPr>
          <w:p w14:paraId="34E639DB" w14:textId="77777777" w:rsidR="00594116" w:rsidRPr="00105392" w:rsidRDefault="00594116" w:rsidP="00DF1DB8">
            <w:pPr>
              <w:rPr>
                <w:rFonts w:cs="Arial"/>
                <w:strike/>
                <w:color w:val="auto"/>
                <w:highlight w:val="lightGray"/>
              </w:rPr>
            </w:pPr>
            <w:r>
              <w:rPr>
                <w:rFonts w:cs="Arial"/>
                <w:color w:val="auto"/>
                <w:highlight w:val="yellow"/>
              </w:rPr>
              <w:t>Protect yourself from HIV</w:t>
            </w:r>
          </w:p>
        </w:tc>
      </w:tr>
      <w:tr w:rsidR="00594116" w:rsidRPr="00EE7686" w14:paraId="15DF9E97" w14:textId="77777777" w:rsidTr="00DF1DB8">
        <w:tc>
          <w:tcPr>
            <w:tcW w:w="1706" w:type="dxa"/>
          </w:tcPr>
          <w:p w14:paraId="4918444C" w14:textId="77777777" w:rsidR="00594116" w:rsidRPr="00EE7686" w:rsidRDefault="00594116" w:rsidP="00DF1DB8">
            <w:pPr>
              <w:rPr>
                <w:rFonts w:cs="Arial"/>
                <w:color w:val="FF0000"/>
              </w:rPr>
            </w:pPr>
            <w:r w:rsidRPr="00EE7686">
              <w:rPr>
                <w:i/>
                <w:iCs/>
                <w:color w:val="FF0000"/>
              </w:rPr>
              <w:t>MessageCheck3</w:t>
            </w:r>
          </w:p>
        </w:tc>
        <w:tc>
          <w:tcPr>
            <w:tcW w:w="4394" w:type="dxa"/>
          </w:tcPr>
          <w:p w14:paraId="4300EF0D" w14:textId="79BF11C1" w:rsidR="00594116" w:rsidRPr="00105392" w:rsidRDefault="00594116" w:rsidP="00DF1DB8">
            <w:pPr>
              <w:rPr>
                <w:rFonts w:cs="Arial"/>
                <w:strike/>
                <w:color w:val="auto"/>
                <w:highlight w:val="lightGray"/>
              </w:rPr>
            </w:pPr>
          </w:p>
        </w:tc>
      </w:tr>
      <w:tr w:rsidR="00594116" w:rsidRPr="00EE7686" w14:paraId="1103C6C8" w14:textId="77777777" w:rsidTr="00DF1DB8">
        <w:tc>
          <w:tcPr>
            <w:tcW w:w="1706" w:type="dxa"/>
          </w:tcPr>
          <w:p w14:paraId="3ED3CAAA" w14:textId="77777777" w:rsidR="00594116" w:rsidRPr="00EE7686" w:rsidRDefault="00594116" w:rsidP="00DF1DB8">
            <w:pPr>
              <w:rPr>
                <w:rFonts w:cs="Arial"/>
                <w:color w:val="auto"/>
                <w:highlight w:val="yellow"/>
              </w:rPr>
            </w:pPr>
          </w:p>
        </w:tc>
        <w:tc>
          <w:tcPr>
            <w:tcW w:w="4394" w:type="dxa"/>
          </w:tcPr>
          <w:p w14:paraId="5E12C45B" w14:textId="77777777" w:rsidR="00594116" w:rsidRPr="00105392" w:rsidRDefault="00594116" w:rsidP="00DF1DB8">
            <w:pPr>
              <w:rPr>
                <w:rFonts w:cs="Arial"/>
                <w:strike/>
                <w:color w:val="auto"/>
                <w:highlight w:val="lightGray"/>
              </w:rPr>
            </w:pPr>
          </w:p>
        </w:tc>
      </w:tr>
      <w:tr w:rsidR="00594116" w:rsidRPr="00EE7686" w14:paraId="6610DB4C" w14:textId="77777777" w:rsidTr="00DF1DB8">
        <w:tc>
          <w:tcPr>
            <w:tcW w:w="1706" w:type="dxa"/>
          </w:tcPr>
          <w:p w14:paraId="58ED9376" w14:textId="77777777" w:rsidR="00594116" w:rsidRPr="00EE7686" w:rsidRDefault="00594116" w:rsidP="00DF1DB8">
            <w:pPr>
              <w:rPr>
                <w:rFonts w:cs="Arial"/>
                <w:color w:val="auto"/>
                <w:highlight w:val="yellow"/>
              </w:rPr>
            </w:pPr>
          </w:p>
        </w:tc>
        <w:tc>
          <w:tcPr>
            <w:tcW w:w="4394" w:type="dxa"/>
          </w:tcPr>
          <w:p w14:paraId="2D3F0789" w14:textId="77777777" w:rsidR="00594116" w:rsidRPr="00105392" w:rsidRDefault="00594116" w:rsidP="00DF1DB8">
            <w:pPr>
              <w:rPr>
                <w:rFonts w:cs="Arial"/>
                <w:strike/>
                <w:color w:val="auto"/>
                <w:highlight w:val="lightGray"/>
              </w:rPr>
            </w:pPr>
          </w:p>
        </w:tc>
      </w:tr>
      <w:tr w:rsidR="00594116" w:rsidRPr="00EE7686" w14:paraId="68135BCE" w14:textId="77777777" w:rsidTr="00DF1DB8">
        <w:tc>
          <w:tcPr>
            <w:tcW w:w="1706" w:type="dxa"/>
          </w:tcPr>
          <w:p w14:paraId="2FB9EC38" w14:textId="77777777" w:rsidR="00594116" w:rsidRPr="00EE7686" w:rsidRDefault="00594116" w:rsidP="00DF1DB8">
            <w:pPr>
              <w:rPr>
                <w:rFonts w:cs="Arial"/>
                <w:color w:val="auto"/>
                <w:highlight w:val="yellow"/>
              </w:rPr>
            </w:pPr>
          </w:p>
        </w:tc>
        <w:tc>
          <w:tcPr>
            <w:tcW w:w="4394" w:type="dxa"/>
          </w:tcPr>
          <w:p w14:paraId="0AA7F29E" w14:textId="77777777" w:rsidR="00594116" w:rsidRPr="00105392" w:rsidRDefault="00594116" w:rsidP="00DF1DB8">
            <w:pPr>
              <w:rPr>
                <w:rFonts w:cs="Arial"/>
                <w:strike/>
                <w:color w:val="auto"/>
                <w:highlight w:val="lightGray"/>
              </w:rPr>
            </w:pPr>
          </w:p>
        </w:tc>
      </w:tr>
    </w:tbl>
    <w:p w14:paraId="49B5E7D2" w14:textId="77777777" w:rsidR="00594116" w:rsidRDefault="00594116" w:rsidP="00594116">
      <w:pPr>
        <w:rPr>
          <w:rFonts w:cs="Arial"/>
        </w:rPr>
      </w:pPr>
      <w:r w:rsidRPr="00EE7686">
        <w:rPr>
          <w:rFonts w:cs="Arial"/>
          <w:color w:val="auto"/>
        </w:rPr>
        <w:t xml:space="preserve">SHOW AS </w:t>
      </w:r>
      <w:r w:rsidRPr="00EE7686">
        <w:rPr>
          <w:rFonts w:cs="Arial"/>
          <w:color w:val="auto"/>
          <w:lang w:eastAsia="zh-CN"/>
        </w:rPr>
        <w:t>DYNAMIC</w:t>
      </w:r>
      <w:r w:rsidRPr="00EE7686">
        <w:rPr>
          <w:rFonts w:cs="Arial"/>
          <w:color w:val="auto"/>
        </w:rPr>
        <w:t xml:space="preserve"> GRID. BLANK ADJACENT CARDS. AUTO ADVANCE AND BACK BUTTON ENABLED. RANDOMISE STATEMENT ORDER. ALIGN RESPONSES HORIZONTALLY. ONE CODE ONLY PER STATEMENT</w:t>
      </w:r>
      <w:r>
        <w:rPr>
          <w:rFonts w:cs="Arial"/>
        </w:rPr>
        <w:t xml:space="preserve"> </w:t>
      </w:r>
    </w:p>
    <w:p w14:paraId="60EEF122" w14:textId="77777777" w:rsidR="00BF36D1" w:rsidRDefault="00BF36D1" w:rsidP="00541490">
      <w:pPr>
        <w:rPr>
          <w:rFonts w:cs="Arial"/>
        </w:rPr>
      </w:pPr>
    </w:p>
    <w:p w14:paraId="49A59D76" w14:textId="6798918C" w:rsidR="00BF36D1" w:rsidRDefault="00BF36D1" w:rsidP="00BF36D1">
      <w:pPr>
        <w:rPr>
          <w:rFonts w:cs="Arial"/>
          <w:color w:val="auto"/>
        </w:rPr>
      </w:pPr>
      <w:r w:rsidRPr="00EE7686">
        <w:rPr>
          <w:rFonts w:cs="Arial"/>
          <w:color w:val="auto"/>
        </w:rPr>
        <w:t>OP36</w:t>
      </w:r>
      <w:r>
        <w:rPr>
          <w:rFonts w:cs="Arial"/>
          <w:color w:val="auto"/>
        </w:rPr>
        <w:t xml:space="preserve">_Post </w:t>
      </w:r>
      <w:r>
        <w:rPr>
          <w:rFonts w:cs="Arial"/>
          <w:color w:val="auto"/>
        </w:rPr>
        <w:t>3</w:t>
      </w:r>
    </w:p>
    <w:p w14:paraId="71969839" w14:textId="77777777" w:rsidR="00BF36D1" w:rsidRDefault="00BF36D1" w:rsidP="00BF36D1">
      <w:pPr>
        <w:rPr>
          <w:rFonts w:cs="Arial"/>
          <w:color w:val="auto"/>
        </w:rPr>
      </w:pPr>
      <w:r>
        <w:rPr>
          <w:rFonts w:cs="Arial"/>
          <w:color w:val="auto"/>
        </w:rPr>
        <w:t xml:space="preserve">CORE ( the video will not be scripted </w:t>
      </w:r>
      <w:proofErr w:type="gramStart"/>
      <w:r>
        <w:rPr>
          <w:rFonts w:cs="Arial"/>
          <w:color w:val="auto"/>
        </w:rPr>
        <w:t>here,</w:t>
      </w:r>
      <w:proofErr w:type="gramEnd"/>
      <w:r>
        <w:rPr>
          <w:rFonts w:cs="Arial"/>
          <w:color w:val="auto"/>
        </w:rPr>
        <w:t xml:space="preserve"> I have included it to help </w:t>
      </w:r>
      <w:proofErr w:type="spellStart"/>
      <w:r>
        <w:rPr>
          <w:rFonts w:cs="Arial"/>
          <w:color w:val="auto"/>
        </w:rPr>
        <w:t>navitage</w:t>
      </w:r>
      <w:proofErr w:type="spellEnd"/>
      <w:r>
        <w:rPr>
          <w:rFonts w:cs="Arial"/>
          <w:color w:val="auto"/>
        </w:rPr>
        <w:t xml:space="preserve"> the key messages)</w:t>
      </w:r>
    </w:p>
    <w:p w14:paraId="195B4008" w14:textId="77777777" w:rsidR="00160464" w:rsidRDefault="00160464" w:rsidP="00541490">
      <w:pPr>
        <w:rPr>
          <w:rFonts w:cs="Arial"/>
        </w:rPr>
      </w:pPr>
    </w:p>
    <w:p w14:paraId="5EDD8F3F" w14:textId="77777777" w:rsidR="00160464" w:rsidRDefault="00160464" w:rsidP="00541490">
      <w:pPr>
        <w:rPr>
          <w:rFonts w:cs="Arial"/>
        </w:rPr>
      </w:pPr>
      <w:r>
        <w:rPr>
          <w:noProof/>
        </w:rPr>
        <w:drawing>
          <wp:inline distT="0" distB="0" distL="0" distR="0" wp14:anchorId="157629CF" wp14:editId="2A489ED4">
            <wp:extent cx="1652235" cy="1797050"/>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58310" cy="1803658"/>
                    </a:xfrm>
                    <a:prstGeom prst="rect">
                      <a:avLst/>
                    </a:prstGeom>
                  </pic:spPr>
                </pic:pic>
              </a:graphicData>
            </a:graphic>
          </wp:inline>
        </w:drawing>
      </w:r>
    </w:p>
    <w:p w14:paraId="05C500B2" w14:textId="77777777" w:rsidR="00160464" w:rsidRDefault="00160464" w:rsidP="00541490">
      <w:pPr>
        <w:rPr>
          <w:rFonts w:cs="Arial"/>
        </w:rPr>
      </w:pPr>
    </w:p>
    <w:p w14:paraId="71B86755" w14:textId="77777777" w:rsidR="00160464" w:rsidRPr="00EE7686" w:rsidRDefault="00160464" w:rsidP="00160464">
      <w:pPr>
        <w:rPr>
          <w:rFonts w:cs="Arial"/>
          <w:strike/>
          <w:color w:val="auto"/>
          <w:lang w:eastAsia="zh-CN"/>
        </w:rPr>
      </w:pPr>
      <w:r w:rsidRPr="00EE7686">
        <w:rPr>
          <w:rFonts w:cs="Arial"/>
          <w:color w:val="auto"/>
        </w:rPr>
        <w:t xml:space="preserve">Having seen the ad, how likely is it that </w:t>
      </w:r>
      <w:r w:rsidRPr="00EE7686">
        <w:rPr>
          <w:rFonts w:cs="Arial"/>
          <w:color w:val="auto"/>
          <w:lang w:eastAsia="zh-CN"/>
        </w:rPr>
        <w:t xml:space="preserve">this message will stick in your mind? </w:t>
      </w:r>
    </w:p>
    <w:p w14:paraId="4A610A56" w14:textId="77777777" w:rsidR="00160464" w:rsidRDefault="00160464" w:rsidP="00160464">
      <w:pPr>
        <w:rPr>
          <w:rFonts w:cs="Arial"/>
        </w:rPr>
      </w:pPr>
    </w:p>
    <w:tbl>
      <w:tblPr>
        <w:tblW w:w="0" w:type="auto"/>
        <w:tblLook w:val="01E0" w:firstRow="1" w:lastRow="1" w:firstColumn="1" w:lastColumn="1" w:noHBand="0" w:noVBand="0"/>
      </w:tblPr>
      <w:tblGrid>
        <w:gridCol w:w="1706"/>
        <w:gridCol w:w="4394"/>
      </w:tblGrid>
      <w:tr w:rsidR="00160464" w:rsidRPr="00EE7686" w14:paraId="75E6DF4A" w14:textId="77777777" w:rsidTr="00DF1DB8">
        <w:tc>
          <w:tcPr>
            <w:tcW w:w="1706" w:type="dxa"/>
          </w:tcPr>
          <w:p w14:paraId="07D652CC" w14:textId="77777777" w:rsidR="00160464" w:rsidRPr="00EE7686" w:rsidRDefault="00160464" w:rsidP="00DF1DB8">
            <w:pPr>
              <w:rPr>
                <w:rFonts w:cs="Arial"/>
                <w:color w:val="FF0000"/>
              </w:rPr>
            </w:pPr>
            <w:r w:rsidRPr="00EE7686">
              <w:rPr>
                <w:i/>
                <w:iCs/>
                <w:color w:val="FF0000"/>
              </w:rPr>
              <w:t>MessageCheck1</w:t>
            </w:r>
          </w:p>
        </w:tc>
        <w:tc>
          <w:tcPr>
            <w:tcW w:w="4394" w:type="dxa"/>
          </w:tcPr>
          <w:p w14:paraId="44330F83" w14:textId="77777777" w:rsidR="00160464" w:rsidRPr="00105392" w:rsidRDefault="00160464" w:rsidP="00DF1DB8">
            <w:pPr>
              <w:rPr>
                <w:rFonts w:cs="Arial"/>
                <w:strike/>
                <w:color w:val="auto"/>
                <w:highlight w:val="lightGray"/>
              </w:rPr>
            </w:pPr>
            <w:r>
              <w:rPr>
                <w:rFonts w:cs="Arial"/>
                <w:color w:val="auto"/>
                <w:highlight w:val="yellow"/>
              </w:rPr>
              <w:t>Empowers me to protect myself from HIV</w:t>
            </w:r>
          </w:p>
        </w:tc>
      </w:tr>
      <w:tr w:rsidR="00160464" w:rsidRPr="00EE7686" w14:paraId="20688ACB" w14:textId="77777777" w:rsidTr="00DF1DB8">
        <w:tc>
          <w:tcPr>
            <w:tcW w:w="1706" w:type="dxa"/>
          </w:tcPr>
          <w:p w14:paraId="35111DC2" w14:textId="77777777" w:rsidR="00160464" w:rsidRPr="00EE7686" w:rsidRDefault="00160464" w:rsidP="00DF1DB8">
            <w:pPr>
              <w:rPr>
                <w:rFonts w:cs="Arial"/>
                <w:color w:val="FF0000"/>
              </w:rPr>
            </w:pPr>
            <w:r w:rsidRPr="00EE7686">
              <w:rPr>
                <w:i/>
                <w:iCs/>
                <w:color w:val="FF0000"/>
              </w:rPr>
              <w:t>MessageCheck2</w:t>
            </w:r>
          </w:p>
        </w:tc>
        <w:tc>
          <w:tcPr>
            <w:tcW w:w="4394" w:type="dxa"/>
          </w:tcPr>
          <w:p w14:paraId="6CAF6953" w14:textId="61B79204" w:rsidR="00160464" w:rsidRPr="00105392" w:rsidRDefault="00F535B7" w:rsidP="00DF1DB8">
            <w:pPr>
              <w:rPr>
                <w:rFonts w:cs="Arial"/>
                <w:strike/>
                <w:color w:val="auto"/>
                <w:highlight w:val="lightGray"/>
              </w:rPr>
            </w:pPr>
            <w:r>
              <w:rPr>
                <w:rFonts w:cs="Arial"/>
                <w:color w:val="auto"/>
                <w:highlight w:val="yellow"/>
              </w:rPr>
              <w:t>Wear fearlessness with pride</w:t>
            </w:r>
          </w:p>
        </w:tc>
      </w:tr>
      <w:tr w:rsidR="00160464" w:rsidRPr="00EE7686" w14:paraId="166CE592" w14:textId="77777777" w:rsidTr="00DF1DB8">
        <w:tc>
          <w:tcPr>
            <w:tcW w:w="1706" w:type="dxa"/>
          </w:tcPr>
          <w:p w14:paraId="65A1481D" w14:textId="77777777" w:rsidR="00160464" w:rsidRPr="00EE7686" w:rsidRDefault="00160464" w:rsidP="00DF1DB8">
            <w:pPr>
              <w:rPr>
                <w:rFonts w:cs="Arial"/>
                <w:color w:val="FF0000"/>
              </w:rPr>
            </w:pPr>
            <w:r w:rsidRPr="00EE7686">
              <w:rPr>
                <w:i/>
                <w:iCs/>
                <w:color w:val="FF0000"/>
              </w:rPr>
              <w:t>MessageCheck3</w:t>
            </w:r>
          </w:p>
        </w:tc>
        <w:tc>
          <w:tcPr>
            <w:tcW w:w="4394" w:type="dxa"/>
          </w:tcPr>
          <w:p w14:paraId="77586D7A" w14:textId="7C547B2F" w:rsidR="00160464" w:rsidRPr="00105392" w:rsidRDefault="00F535B7" w:rsidP="00DF1DB8">
            <w:pPr>
              <w:rPr>
                <w:rFonts w:cs="Arial"/>
                <w:strike/>
                <w:color w:val="auto"/>
                <w:highlight w:val="lightGray"/>
              </w:rPr>
            </w:pPr>
            <w:r>
              <w:rPr>
                <w:rFonts w:cs="Arial"/>
                <w:color w:val="auto"/>
                <w:highlight w:val="yellow"/>
              </w:rPr>
              <w:t>Protect yourself from HIV</w:t>
            </w:r>
          </w:p>
        </w:tc>
      </w:tr>
      <w:tr w:rsidR="00160464" w:rsidRPr="00EE7686" w14:paraId="204FA80F" w14:textId="77777777" w:rsidTr="00DF1DB8">
        <w:tc>
          <w:tcPr>
            <w:tcW w:w="1706" w:type="dxa"/>
          </w:tcPr>
          <w:p w14:paraId="6AAFDC71" w14:textId="77777777" w:rsidR="00160464" w:rsidRPr="00EE7686" w:rsidRDefault="00160464" w:rsidP="00DF1DB8">
            <w:pPr>
              <w:rPr>
                <w:rFonts w:cs="Arial"/>
                <w:color w:val="auto"/>
                <w:highlight w:val="yellow"/>
              </w:rPr>
            </w:pPr>
          </w:p>
        </w:tc>
        <w:tc>
          <w:tcPr>
            <w:tcW w:w="4394" w:type="dxa"/>
          </w:tcPr>
          <w:p w14:paraId="77A8C30C" w14:textId="77777777" w:rsidR="00160464" w:rsidRPr="00105392" w:rsidRDefault="00160464" w:rsidP="00DF1DB8">
            <w:pPr>
              <w:rPr>
                <w:rFonts w:cs="Arial"/>
                <w:strike/>
                <w:color w:val="auto"/>
                <w:highlight w:val="lightGray"/>
              </w:rPr>
            </w:pPr>
          </w:p>
        </w:tc>
      </w:tr>
      <w:tr w:rsidR="00160464" w:rsidRPr="00EE7686" w14:paraId="735D2377" w14:textId="77777777" w:rsidTr="00DF1DB8">
        <w:tc>
          <w:tcPr>
            <w:tcW w:w="1706" w:type="dxa"/>
          </w:tcPr>
          <w:p w14:paraId="2AEF154D" w14:textId="77777777" w:rsidR="00160464" w:rsidRPr="00EE7686" w:rsidRDefault="00160464" w:rsidP="00DF1DB8">
            <w:pPr>
              <w:rPr>
                <w:rFonts w:cs="Arial"/>
                <w:color w:val="auto"/>
                <w:highlight w:val="yellow"/>
              </w:rPr>
            </w:pPr>
          </w:p>
        </w:tc>
        <w:tc>
          <w:tcPr>
            <w:tcW w:w="4394" w:type="dxa"/>
          </w:tcPr>
          <w:p w14:paraId="3110FA3F" w14:textId="77777777" w:rsidR="00160464" w:rsidRPr="00105392" w:rsidRDefault="00160464" w:rsidP="00DF1DB8">
            <w:pPr>
              <w:rPr>
                <w:rFonts w:cs="Arial"/>
                <w:strike/>
                <w:color w:val="auto"/>
                <w:highlight w:val="lightGray"/>
              </w:rPr>
            </w:pPr>
          </w:p>
        </w:tc>
      </w:tr>
      <w:tr w:rsidR="00160464" w:rsidRPr="00EE7686" w14:paraId="63924D7B" w14:textId="77777777" w:rsidTr="00DF1DB8">
        <w:tc>
          <w:tcPr>
            <w:tcW w:w="1706" w:type="dxa"/>
          </w:tcPr>
          <w:p w14:paraId="5726919A" w14:textId="77777777" w:rsidR="00160464" w:rsidRPr="00EE7686" w:rsidRDefault="00160464" w:rsidP="00DF1DB8">
            <w:pPr>
              <w:rPr>
                <w:rFonts w:cs="Arial"/>
                <w:color w:val="auto"/>
                <w:highlight w:val="yellow"/>
              </w:rPr>
            </w:pPr>
          </w:p>
        </w:tc>
        <w:tc>
          <w:tcPr>
            <w:tcW w:w="4394" w:type="dxa"/>
          </w:tcPr>
          <w:p w14:paraId="7DACA712" w14:textId="77777777" w:rsidR="00160464" w:rsidRPr="00105392" w:rsidRDefault="00160464" w:rsidP="00DF1DB8">
            <w:pPr>
              <w:rPr>
                <w:rFonts w:cs="Arial"/>
                <w:strike/>
                <w:color w:val="auto"/>
                <w:highlight w:val="lightGray"/>
              </w:rPr>
            </w:pPr>
          </w:p>
        </w:tc>
      </w:tr>
    </w:tbl>
    <w:p w14:paraId="7545EF20" w14:textId="77777777" w:rsidR="00001595" w:rsidRDefault="00160464" w:rsidP="00541490">
      <w:pPr>
        <w:rPr>
          <w:rFonts w:cs="Arial"/>
        </w:rPr>
      </w:pPr>
      <w:r w:rsidRPr="00EE7686">
        <w:rPr>
          <w:rFonts w:cs="Arial"/>
          <w:color w:val="auto"/>
        </w:rPr>
        <w:t xml:space="preserve">SHOW AS </w:t>
      </w:r>
      <w:r w:rsidRPr="00EE7686">
        <w:rPr>
          <w:rFonts w:cs="Arial"/>
          <w:color w:val="auto"/>
          <w:lang w:eastAsia="zh-CN"/>
        </w:rPr>
        <w:t>DYNAMIC</w:t>
      </w:r>
      <w:r w:rsidRPr="00EE7686">
        <w:rPr>
          <w:rFonts w:cs="Arial"/>
          <w:color w:val="auto"/>
        </w:rPr>
        <w:t xml:space="preserve"> GRID. BLANK ADJACENT CARDS. AUTO ADVANCE AND BACK BUTTON ENABLED. RANDOMISE STATEMENT ORDER. ALIGN RESPONSES HORIZONTALLY. ONE CODE ONLY PER STATEMENT</w:t>
      </w:r>
      <w:r>
        <w:rPr>
          <w:rFonts w:cs="Arial"/>
        </w:rPr>
        <w:t xml:space="preserve"> </w:t>
      </w:r>
    </w:p>
    <w:p w14:paraId="194C71C5" w14:textId="77777777" w:rsidR="00001595" w:rsidRDefault="00001595" w:rsidP="00541490">
      <w:pPr>
        <w:rPr>
          <w:rFonts w:cs="Arial"/>
        </w:rPr>
      </w:pPr>
    </w:p>
    <w:p w14:paraId="5C29E4B0" w14:textId="77777777" w:rsidR="00001595" w:rsidRDefault="00001595" w:rsidP="00541490">
      <w:pPr>
        <w:rPr>
          <w:rFonts w:cs="Arial"/>
        </w:rPr>
      </w:pPr>
    </w:p>
    <w:p w14:paraId="34851585" w14:textId="77777777" w:rsidR="00001595" w:rsidRDefault="00001595" w:rsidP="00541490">
      <w:pPr>
        <w:rPr>
          <w:rFonts w:cs="Arial"/>
        </w:rPr>
      </w:pPr>
    </w:p>
    <w:p w14:paraId="7CF48654" w14:textId="77777777" w:rsidR="00001595" w:rsidRDefault="00001595" w:rsidP="00541490">
      <w:pPr>
        <w:rPr>
          <w:rFonts w:cs="Arial"/>
        </w:rPr>
      </w:pPr>
    </w:p>
    <w:p w14:paraId="5A8C70A5" w14:textId="77777777" w:rsidR="00001595" w:rsidRDefault="00001595" w:rsidP="00541490">
      <w:pPr>
        <w:rPr>
          <w:rFonts w:cs="Arial"/>
        </w:rPr>
      </w:pPr>
    </w:p>
    <w:p w14:paraId="6374775E" w14:textId="77777777" w:rsidR="00001595" w:rsidRDefault="00001595" w:rsidP="00541490">
      <w:pPr>
        <w:rPr>
          <w:rFonts w:cs="Arial"/>
        </w:rPr>
      </w:pPr>
    </w:p>
    <w:p w14:paraId="52E0EE1E" w14:textId="77777777" w:rsidR="00001595" w:rsidRDefault="00001595" w:rsidP="00541490">
      <w:pPr>
        <w:rPr>
          <w:rFonts w:cs="Arial"/>
        </w:rPr>
      </w:pPr>
    </w:p>
    <w:p w14:paraId="3B15B4F5" w14:textId="77777777" w:rsidR="00001595" w:rsidRDefault="00001595" w:rsidP="00541490">
      <w:pPr>
        <w:rPr>
          <w:rFonts w:cs="Arial"/>
        </w:rPr>
      </w:pPr>
    </w:p>
    <w:p w14:paraId="0D2977E5" w14:textId="77777777" w:rsidR="00001595" w:rsidRDefault="00001595" w:rsidP="00541490">
      <w:pPr>
        <w:rPr>
          <w:rFonts w:cs="Arial"/>
        </w:rPr>
      </w:pPr>
    </w:p>
    <w:p w14:paraId="31D4ADF1" w14:textId="77777777" w:rsidR="00001595" w:rsidRDefault="00001595" w:rsidP="00541490">
      <w:pPr>
        <w:rPr>
          <w:rFonts w:cs="Arial"/>
        </w:rPr>
      </w:pPr>
    </w:p>
    <w:p w14:paraId="7336ACAF" w14:textId="77777777" w:rsidR="00001595" w:rsidRDefault="00001595" w:rsidP="00541490">
      <w:pPr>
        <w:rPr>
          <w:rFonts w:cs="Arial"/>
        </w:rPr>
      </w:pPr>
    </w:p>
    <w:p w14:paraId="7073545A" w14:textId="77777777" w:rsidR="00001595" w:rsidRDefault="00001595" w:rsidP="00541490">
      <w:pPr>
        <w:rPr>
          <w:rFonts w:cs="Arial"/>
        </w:rPr>
      </w:pPr>
    </w:p>
    <w:p w14:paraId="7C76F881" w14:textId="0AAF12FA" w:rsidR="00001595" w:rsidRDefault="00001595" w:rsidP="00541490">
      <w:pPr>
        <w:rPr>
          <w:rFonts w:cs="Arial"/>
        </w:rPr>
      </w:pPr>
    </w:p>
    <w:p w14:paraId="14FDAF6E" w14:textId="215DA57D" w:rsidR="00713B67" w:rsidRDefault="00713B67" w:rsidP="00713B67">
      <w:pPr>
        <w:rPr>
          <w:rFonts w:cs="Arial"/>
          <w:color w:val="auto"/>
        </w:rPr>
      </w:pPr>
      <w:r w:rsidRPr="00EE7686">
        <w:rPr>
          <w:rFonts w:cs="Arial"/>
          <w:color w:val="auto"/>
        </w:rPr>
        <w:t>OP36</w:t>
      </w:r>
      <w:r>
        <w:rPr>
          <w:rFonts w:cs="Arial"/>
          <w:color w:val="auto"/>
        </w:rPr>
        <w:t xml:space="preserve">_Post </w:t>
      </w:r>
      <w:r>
        <w:rPr>
          <w:rFonts w:cs="Arial"/>
          <w:color w:val="auto"/>
        </w:rPr>
        <w:t>4</w:t>
      </w:r>
    </w:p>
    <w:p w14:paraId="7977B86A" w14:textId="00EAB22C" w:rsidR="000554C7" w:rsidRDefault="000554C7" w:rsidP="00541490">
      <w:pPr>
        <w:rPr>
          <w:rFonts w:cs="Arial"/>
        </w:rPr>
      </w:pPr>
    </w:p>
    <w:p w14:paraId="13EB8F1C" w14:textId="6C4238B7" w:rsidR="00713B67" w:rsidRDefault="00713B67" w:rsidP="00713B67">
      <w:pPr>
        <w:rPr>
          <w:rFonts w:cs="Arial"/>
          <w:color w:val="auto"/>
        </w:rPr>
      </w:pPr>
      <w:r>
        <w:rPr>
          <w:rFonts w:cs="Arial"/>
          <w:color w:val="auto"/>
        </w:rPr>
        <w:t xml:space="preserve">CORE ( the </w:t>
      </w:r>
      <w:r>
        <w:rPr>
          <w:rFonts w:cs="Arial"/>
          <w:color w:val="auto"/>
        </w:rPr>
        <w:t>video</w:t>
      </w:r>
      <w:r>
        <w:rPr>
          <w:rFonts w:cs="Arial"/>
          <w:color w:val="auto"/>
        </w:rPr>
        <w:t xml:space="preserve"> will not be scripted </w:t>
      </w:r>
      <w:proofErr w:type="gramStart"/>
      <w:r>
        <w:rPr>
          <w:rFonts w:cs="Arial"/>
          <w:color w:val="auto"/>
        </w:rPr>
        <w:t>here,</w:t>
      </w:r>
      <w:proofErr w:type="gramEnd"/>
      <w:r>
        <w:rPr>
          <w:rFonts w:cs="Arial"/>
          <w:color w:val="auto"/>
        </w:rPr>
        <w:t xml:space="preserve"> I have included it to help </w:t>
      </w:r>
      <w:proofErr w:type="spellStart"/>
      <w:r>
        <w:rPr>
          <w:rFonts w:cs="Arial"/>
          <w:color w:val="auto"/>
        </w:rPr>
        <w:t>navitage</w:t>
      </w:r>
      <w:proofErr w:type="spellEnd"/>
      <w:r>
        <w:rPr>
          <w:rFonts w:cs="Arial"/>
          <w:color w:val="auto"/>
        </w:rPr>
        <w:t xml:space="preserve"> the key messages)</w:t>
      </w:r>
    </w:p>
    <w:p w14:paraId="46C1F89B" w14:textId="1A6B3C1C" w:rsidR="000554C7" w:rsidRDefault="000554C7" w:rsidP="00541490">
      <w:pPr>
        <w:rPr>
          <w:rFonts w:cs="Arial"/>
        </w:rPr>
      </w:pPr>
    </w:p>
    <w:p w14:paraId="1EEDCF66" w14:textId="34CDEC96" w:rsidR="000554C7" w:rsidRDefault="00FB2689" w:rsidP="00541490">
      <w:pPr>
        <w:rPr>
          <w:rFonts w:cs="Arial"/>
        </w:rPr>
      </w:pPr>
      <w:r>
        <w:rPr>
          <w:noProof/>
        </w:rPr>
        <w:drawing>
          <wp:inline distT="0" distB="0" distL="0" distR="0" wp14:anchorId="5AF9F80E" wp14:editId="0FB3F662">
            <wp:extent cx="852167" cy="1441450"/>
            <wp:effectExtent l="0" t="0" r="5715" b="6350"/>
            <wp:docPr id="2049" name="Picture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61325" cy="1456941"/>
                    </a:xfrm>
                    <a:prstGeom prst="rect">
                      <a:avLst/>
                    </a:prstGeom>
                  </pic:spPr>
                </pic:pic>
              </a:graphicData>
            </a:graphic>
          </wp:inline>
        </w:drawing>
      </w:r>
    </w:p>
    <w:p w14:paraId="66A8CCCD" w14:textId="4E63663E" w:rsidR="000554C7" w:rsidRDefault="000554C7" w:rsidP="00541490">
      <w:pPr>
        <w:rPr>
          <w:rFonts w:cs="Arial"/>
        </w:rPr>
      </w:pPr>
    </w:p>
    <w:p w14:paraId="03CA8BF9" w14:textId="77777777" w:rsidR="00FB2689" w:rsidRPr="00EE7686" w:rsidRDefault="00FB2689" w:rsidP="00FB2689">
      <w:pPr>
        <w:rPr>
          <w:rFonts w:cs="Arial"/>
          <w:strike/>
          <w:color w:val="auto"/>
          <w:lang w:eastAsia="zh-CN"/>
        </w:rPr>
      </w:pPr>
      <w:r w:rsidRPr="00EE7686">
        <w:rPr>
          <w:rFonts w:cs="Arial"/>
          <w:color w:val="auto"/>
        </w:rPr>
        <w:t xml:space="preserve">Having seen the ad, how likely is it that </w:t>
      </w:r>
      <w:r w:rsidRPr="00EE7686">
        <w:rPr>
          <w:rFonts w:cs="Arial"/>
          <w:color w:val="auto"/>
          <w:lang w:eastAsia="zh-CN"/>
        </w:rPr>
        <w:t xml:space="preserve">this message will stick in your mind? </w:t>
      </w:r>
    </w:p>
    <w:p w14:paraId="0C688A5B" w14:textId="77777777" w:rsidR="00FB2689" w:rsidRDefault="00FB2689" w:rsidP="00FB2689">
      <w:pPr>
        <w:rPr>
          <w:rFonts w:cs="Arial"/>
        </w:rPr>
      </w:pPr>
    </w:p>
    <w:tbl>
      <w:tblPr>
        <w:tblW w:w="0" w:type="auto"/>
        <w:tblLook w:val="01E0" w:firstRow="1" w:lastRow="1" w:firstColumn="1" w:lastColumn="1" w:noHBand="0" w:noVBand="0"/>
      </w:tblPr>
      <w:tblGrid>
        <w:gridCol w:w="1706"/>
        <w:gridCol w:w="4394"/>
      </w:tblGrid>
      <w:tr w:rsidR="00FB2689" w:rsidRPr="00EE7686" w14:paraId="20028658" w14:textId="77777777" w:rsidTr="00DF1DB8">
        <w:tc>
          <w:tcPr>
            <w:tcW w:w="1706" w:type="dxa"/>
          </w:tcPr>
          <w:p w14:paraId="21906FB2" w14:textId="77777777" w:rsidR="00FB2689" w:rsidRPr="00EE7686" w:rsidRDefault="00FB2689" w:rsidP="00DF1DB8">
            <w:pPr>
              <w:rPr>
                <w:rFonts w:cs="Arial"/>
                <w:color w:val="FF0000"/>
              </w:rPr>
            </w:pPr>
            <w:r w:rsidRPr="00EE7686">
              <w:rPr>
                <w:i/>
                <w:iCs/>
                <w:color w:val="FF0000"/>
              </w:rPr>
              <w:t>MessageCheck1</w:t>
            </w:r>
          </w:p>
        </w:tc>
        <w:tc>
          <w:tcPr>
            <w:tcW w:w="4394" w:type="dxa"/>
          </w:tcPr>
          <w:p w14:paraId="3D19C0B4" w14:textId="77777777" w:rsidR="00FB2689" w:rsidRPr="00105392" w:rsidRDefault="00FB2689" w:rsidP="00DF1DB8">
            <w:pPr>
              <w:rPr>
                <w:rFonts w:cs="Arial"/>
                <w:strike/>
                <w:color w:val="auto"/>
                <w:highlight w:val="lightGray"/>
              </w:rPr>
            </w:pPr>
            <w:r>
              <w:rPr>
                <w:rFonts w:cs="Arial"/>
                <w:color w:val="auto"/>
                <w:highlight w:val="yellow"/>
              </w:rPr>
              <w:t>Empowers me to protect myself from HIV</w:t>
            </w:r>
          </w:p>
        </w:tc>
      </w:tr>
      <w:tr w:rsidR="00FB2689" w:rsidRPr="00EE7686" w14:paraId="5F9B50E0" w14:textId="77777777" w:rsidTr="00DF1DB8">
        <w:tc>
          <w:tcPr>
            <w:tcW w:w="1706" w:type="dxa"/>
          </w:tcPr>
          <w:p w14:paraId="1BE8A65A" w14:textId="77777777" w:rsidR="00FB2689" w:rsidRPr="00EE7686" w:rsidRDefault="00FB2689" w:rsidP="00DF1DB8">
            <w:pPr>
              <w:rPr>
                <w:rFonts w:cs="Arial"/>
                <w:color w:val="FF0000"/>
              </w:rPr>
            </w:pPr>
            <w:r w:rsidRPr="00EE7686">
              <w:rPr>
                <w:i/>
                <w:iCs/>
                <w:color w:val="FF0000"/>
              </w:rPr>
              <w:t>MessageCheck2</w:t>
            </w:r>
          </w:p>
        </w:tc>
        <w:tc>
          <w:tcPr>
            <w:tcW w:w="4394" w:type="dxa"/>
          </w:tcPr>
          <w:p w14:paraId="47429001" w14:textId="0F89196A" w:rsidR="00FB2689" w:rsidRPr="00105392" w:rsidRDefault="001A482A" w:rsidP="00DF1DB8">
            <w:pPr>
              <w:rPr>
                <w:rFonts w:cs="Arial"/>
                <w:strike/>
                <w:color w:val="auto"/>
                <w:highlight w:val="lightGray"/>
              </w:rPr>
            </w:pPr>
            <w:r>
              <w:rPr>
                <w:rFonts w:cs="Arial"/>
                <w:color w:val="auto"/>
                <w:highlight w:val="yellow"/>
              </w:rPr>
              <w:t xml:space="preserve">Dating apps don’t </w:t>
            </w:r>
            <w:r w:rsidR="00B00145">
              <w:rPr>
                <w:rFonts w:cs="Arial"/>
                <w:color w:val="auto"/>
                <w:highlight w:val="yellow"/>
              </w:rPr>
              <w:t>predict the future</w:t>
            </w:r>
          </w:p>
        </w:tc>
      </w:tr>
      <w:tr w:rsidR="00FB2689" w:rsidRPr="00EE7686" w14:paraId="33693E71" w14:textId="77777777" w:rsidTr="00DF1DB8">
        <w:tc>
          <w:tcPr>
            <w:tcW w:w="1706" w:type="dxa"/>
          </w:tcPr>
          <w:p w14:paraId="647A8B66" w14:textId="77777777" w:rsidR="00FB2689" w:rsidRPr="00EE7686" w:rsidRDefault="00FB2689" w:rsidP="00DF1DB8">
            <w:pPr>
              <w:rPr>
                <w:rFonts w:cs="Arial"/>
                <w:color w:val="FF0000"/>
              </w:rPr>
            </w:pPr>
            <w:r w:rsidRPr="00EE7686">
              <w:rPr>
                <w:i/>
                <w:iCs/>
                <w:color w:val="FF0000"/>
              </w:rPr>
              <w:t>MessageCheck3</w:t>
            </w:r>
          </w:p>
        </w:tc>
        <w:tc>
          <w:tcPr>
            <w:tcW w:w="4394" w:type="dxa"/>
          </w:tcPr>
          <w:p w14:paraId="4C42A2B8" w14:textId="77777777" w:rsidR="00FB2689" w:rsidRPr="00105392" w:rsidRDefault="00FB2689" w:rsidP="00DF1DB8">
            <w:pPr>
              <w:rPr>
                <w:rFonts w:cs="Arial"/>
                <w:strike/>
                <w:color w:val="auto"/>
                <w:highlight w:val="lightGray"/>
              </w:rPr>
            </w:pPr>
            <w:r>
              <w:rPr>
                <w:rFonts w:cs="Arial"/>
                <w:color w:val="auto"/>
                <w:highlight w:val="yellow"/>
              </w:rPr>
              <w:t>Protect yourself from HIV</w:t>
            </w:r>
          </w:p>
        </w:tc>
      </w:tr>
    </w:tbl>
    <w:p w14:paraId="67CBE7AC" w14:textId="77777777" w:rsidR="00FB2689" w:rsidRDefault="00FB2689" w:rsidP="00FB2689">
      <w:pPr>
        <w:rPr>
          <w:rFonts w:cs="Arial"/>
          <w:color w:val="auto"/>
        </w:rPr>
      </w:pPr>
    </w:p>
    <w:p w14:paraId="19F42DBE" w14:textId="77777777" w:rsidR="00FB2689" w:rsidRDefault="00FB2689" w:rsidP="00FB2689">
      <w:pPr>
        <w:rPr>
          <w:rFonts w:cs="Arial"/>
          <w:color w:val="auto"/>
        </w:rPr>
      </w:pPr>
    </w:p>
    <w:p w14:paraId="3837E672" w14:textId="1483A8EC" w:rsidR="00FB2689" w:rsidRDefault="00FB2689" w:rsidP="00FB2689">
      <w:pPr>
        <w:rPr>
          <w:rFonts w:cs="Arial"/>
        </w:rPr>
      </w:pPr>
      <w:r w:rsidRPr="00EE7686">
        <w:rPr>
          <w:rFonts w:cs="Arial"/>
          <w:color w:val="auto"/>
        </w:rPr>
        <w:t xml:space="preserve">SHOW AS </w:t>
      </w:r>
      <w:r w:rsidRPr="00EE7686">
        <w:rPr>
          <w:rFonts w:cs="Arial"/>
          <w:color w:val="auto"/>
          <w:lang w:eastAsia="zh-CN"/>
        </w:rPr>
        <w:t>DYNAMIC</w:t>
      </w:r>
      <w:r w:rsidRPr="00EE7686">
        <w:rPr>
          <w:rFonts w:cs="Arial"/>
          <w:color w:val="auto"/>
        </w:rPr>
        <w:t xml:space="preserve"> GRID. BLANK ADJACENT CARDS. AUTO ADVANCE AND BACK BUTTON ENABLED. RANDOMISE STATEMENT ORDER. ALIGN RESPONSES HORIZONTALLY. ONE CODE ONLY PER STATEMENT</w:t>
      </w:r>
      <w:r>
        <w:rPr>
          <w:rFonts w:cs="Arial"/>
        </w:rPr>
        <w:t xml:space="preserve"> </w:t>
      </w:r>
    </w:p>
    <w:p w14:paraId="56563116" w14:textId="77777777" w:rsidR="00FB2689" w:rsidRDefault="00FB2689" w:rsidP="00541490">
      <w:pPr>
        <w:rPr>
          <w:rFonts w:cs="Arial"/>
        </w:rPr>
      </w:pPr>
    </w:p>
    <w:p w14:paraId="5466B8C0" w14:textId="77777777" w:rsidR="00FB2689" w:rsidRDefault="00FB2689" w:rsidP="00541490">
      <w:pPr>
        <w:rPr>
          <w:rFonts w:cs="Arial"/>
        </w:rPr>
      </w:pPr>
    </w:p>
    <w:p w14:paraId="7B2869FE" w14:textId="7E1C78CE" w:rsidR="00001595" w:rsidRDefault="00001595" w:rsidP="00001595">
      <w:pPr>
        <w:rPr>
          <w:rFonts w:cs="Arial"/>
          <w:color w:val="auto"/>
        </w:rPr>
      </w:pPr>
      <w:r w:rsidRPr="00EE7686">
        <w:rPr>
          <w:rFonts w:cs="Arial"/>
          <w:color w:val="auto"/>
        </w:rPr>
        <w:t>OP36</w:t>
      </w:r>
      <w:r>
        <w:rPr>
          <w:rFonts w:cs="Arial"/>
          <w:color w:val="auto"/>
        </w:rPr>
        <w:t xml:space="preserve">_Post </w:t>
      </w:r>
      <w:r w:rsidR="000554C7">
        <w:rPr>
          <w:rFonts w:cs="Arial"/>
          <w:color w:val="auto"/>
        </w:rPr>
        <w:t>5</w:t>
      </w:r>
    </w:p>
    <w:p w14:paraId="58771C4C" w14:textId="10C3EE48" w:rsidR="00001595" w:rsidRDefault="00001595" w:rsidP="00001595">
      <w:pPr>
        <w:rPr>
          <w:rFonts w:cs="Arial"/>
          <w:color w:val="auto"/>
        </w:rPr>
      </w:pPr>
      <w:r>
        <w:rPr>
          <w:rFonts w:cs="Arial"/>
          <w:color w:val="auto"/>
        </w:rPr>
        <w:t xml:space="preserve">CORE ( the </w:t>
      </w:r>
      <w:r w:rsidR="002A10D2">
        <w:rPr>
          <w:rFonts w:cs="Arial"/>
          <w:color w:val="auto"/>
        </w:rPr>
        <w:t>picture</w:t>
      </w:r>
      <w:r>
        <w:rPr>
          <w:rFonts w:cs="Arial"/>
          <w:color w:val="auto"/>
        </w:rPr>
        <w:t xml:space="preserve"> will not be scripted </w:t>
      </w:r>
      <w:proofErr w:type="gramStart"/>
      <w:r>
        <w:rPr>
          <w:rFonts w:cs="Arial"/>
          <w:color w:val="auto"/>
        </w:rPr>
        <w:t>here,</w:t>
      </w:r>
      <w:proofErr w:type="gramEnd"/>
      <w:r>
        <w:rPr>
          <w:rFonts w:cs="Arial"/>
          <w:color w:val="auto"/>
        </w:rPr>
        <w:t xml:space="preserve"> I have included it to help </w:t>
      </w:r>
      <w:proofErr w:type="spellStart"/>
      <w:r>
        <w:rPr>
          <w:rFonts w:cs="Arial"/>
          <w:color w:val="auto"/>
        </w:rPr>
        <w:t>navitage</w:t>
      </w:r>
      <w:proofErr w:type="spellEnd"/>
      <w:r>
        <w:rPr>
          <w:rFonts w:cs="Arial"/>
          <w:color w:val="auto"/>
        </w:rPr>
        <w:t xml:space="preserve"> the key messages)</w:t>
      </w:r>
    </w:p>
    <w:p w14:paraId="5051B056" w14:textId="77777777" w:rsidR="002A10D2" w:rsidRDefault="002A10D2" w:rsidP="00541490">
      <w:pPr>
        <w:rPr>
          <w:rFonts w:cs="Arial"/>
        </w:rPr>
      </w:pPr>
    </w:p>
    <w:p w14:paraId="3D2A4BED" w14:textId="77777777" w:rsidR="002A10D2" w:rsidRDefault="002A10D2" w:rsidP="00541490">
      <w:pPr>
        <w:rPr>
          <w:rFonts w:cs="Arial"/>
        </w:rPr>
      </w:pPr>
      <w:r>
        <w:rPr>
          <w:noProof/>
        </w:rPr>
        <w:drawing>
          <wp:inline distT="0" distB="0" distL="0" distR="0" wp14:anchorId="402ACE35" wp14:editId="3CA76B8A">
            <wp:extent cx="2042650" cy="2457450"/>
            <wp:effectExtent l="0" t="0" r="0" b="0"/>
            <wp:docPr id="2048" name="Pictur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49727" cy="2465964"/>
                    </a:xfrm>
                    <a:prstGeom prst="rect">
                      <a:avLst/>
                    </a:prstGeom>
                  </pic:spPr>
                </pic:pic>
              </a:graphicData>
            </a:graphic>
          </wp:inline>
        </w:drawing>
      </w:r>
    </w:p>
    <w:p w14:paraId="60189E5B" w14:textId="77777777" w:rsidR="002A10D2" w:rsidRDefault="002A10D2" w:rsidP="00541490">
      <w:pPr>
        <w:rPr>
          <w:rFonts w:cs="Arial"/>
        </w:rPr>
      </w:pPr>
    </w:p>
    <w:p w14:paraId="2B7FEE4A" w14:textId="77777777" w:rsidR="002A10D2" w:rsidRPr="00EE7686" w:rsidRDefault="002A10D2" w:rsidP="002A10D2">
      <w:pPr>
        <w:rPr>
          <w:rFonts w:cs="Arial"/>
          <w:strike/>
          <w:color w:val="auto"/>
          <w:lang w:eastAsia="zh-CN"/>
        </w:rPr>
      </w:pPr>
      <w:r w:rsidRPr="00EE7686">
        <w:rPr>
          <w:rFonts w:cs="Arial"/>
          <w:color w:val="auto"/>
        </w:rPr>
        <w:t xml:space="preserve">Having seen the ad, how likely is it that </w:t>
      </w:r>
      <w:r w:rsidRPr="00EE7686">
        <w:rPr>
          <w:rFonts w:cs="Arial"/>
          <w:color w:val="auto"/>
          <w:lang w:eastAsia="zh-CN"/>
        </w:rPr>
        <w:t xml:space="preserve">this message will stick in your mind? </w:t>
      </w:r>
    </w:p>
    <w:p w14:paraId="65E54F91" w14:textId="77777777" w:rsidR="002A10D2" w:rsidRDefault="002A10D2" w:rsidP="002A10D2">
      <w:pPr>
        <w:rPr>
          <w:rFonts w:cs="Arial"/>
        </w:rPr>
      </w:pPr>
    </w:p>
    <w:tbl>
      <w:tblPr>
        <w:tblW w:w="0" w:type="auto"/>
        <w:tblLook w:val="01E0" w:firstRow="1" w:lastRow="1" w:firstColumn="1" w:lastColumn="1" w:noHBand="0" w:noVBand="0"/>
      </w:tblPr>
      <w:tblGrid>
        <w:gridCol w:w="1706"/>
        <w:gridCol w:w="4394"/>
      </w:tblGrid>
      <w:tr w:rsidR="002A10D2" w:rsidRPr="00EE7686" w14:paraId="6746F68E" w14:textId="77777777" w:rsidTr="00DF1DB8">
        <w:tc>
          <w:tcPr>
            <w:tcW w:w="1706" w:type="dxa"/>
          </w:tcPr>
          <w:p w14:paraId="292A60D8" w14:textId="77777777" w:rsidR="002A10D2" w:rsidRPr="00EE7686" w:rsidRDefault="002A10D2" w:rsidP="00DF1DB8">
            <w:pPr>
              <w:rPr>
                <w:rFonts w:cs="Arial"/>
                <w:color w:val="FF0000"/>
              </w:rPr>
            </w:pPr>
            <w:r w:rsidRPr="00EE7686">
              <w:rPr>
                <w:i/>
                <w:iCs/>
                <w:color w:val="FF0000"/>
              </w:rPr>
              <w:t>MessageCheck1</w:t>
            </w:r>
          </w:p>
        </w:tc>
        <w:tc>
          <w:tcPr>
            <w:tcW w:w="4394" w:type="dxa"/>
          </w:tcPr>
          <w:p w14:paraId="59D1F8E9" w14:textId="77777777" w:rsidR="002A10D2" w:rsidRPr="00105392" w:rsidRDefault="002A10D2" w:rsidP="00DF1DB8">
            <w:pPr>
              <w:rPr>
                <w:rFonts w:cs="Arial"/>
                <w:strike/>
                <w:color w:val="auto"/>
                <w:highlight w:val="lightGray"/>
              </w:rPr>
            </w:pPr>
            <w:r>
              <w:rPr>
                <w:rFonts w:cs="Arial"/>
                <w:color w:val="auto"/>
                <w:highlight w:val="yellow"/>
              </w:rPr>
              <w:t>Empowers me to protect myself from HIV</w:t>
            </w:r>
          </w:p>
        </w:tc>
      </w:tr>
      <w:tr w:rsidR="002A10D2" w:rsidRPr="00EE7686" w14:paraId="3CC17096" w14:textId="77777777" w:rsidTr="00DF1DB8">
        <w:tc>
          <w:tcPr>
            <w:tcW w:w="1706" w:type="dxa"/>
          </w:tcPr>
          <w:p w14:paraId="286DA5B7" w14:textId="77777777" w:rsidR="002A10D2" w:rsidRPr="00EE7686" w:rsidRDefault="002A10D2" w:rsidP="00DF1DB8">
            <w:pPr>
              <w:rPr>
                <w:rFonts w:cs="Arial"/>
                <w:color w:val="FF0000"/>
              </w:rPr>
            </w:pPr>
            <w:r w:rsidRPr="00EE7686">
              <w:rPr>
                <w:i/>
                <w:iCs/>
                <w:color w:val="FF0000"/>
              </w:rPr>
              <w:t>MessageCheck2</w:t>
            </w:r>
          </w:p>
        </w:tc>
        <w:tc>
          <w:tcPr>
            <w:tcW w:w="4394" w:type="dxa"/>
          </w:tcPr>
          <w:p w14:paraId="117B2830" w14:textId="5EC54574" w:rsidR="002A10D2" w:rsidRPr="00105392" w:rsidRDefault="000554C7" w:rsidP="00DF1DB8">
            <w:pPr>
              <w:rPr>
                <w:rFonts w:cs="Arial"/>
                <w:strike/>
                <w:color w:val="auto"/>
                <w:highlight w:val="lightGray"/>
              </w:rPr>
            </w:pPr>
            <w:r>
              <w:rPr>
                <w:rFonts w:cs="Arial"/>
                <w:color w:val="auto"/>
                <w:highlight w:val="yellow"/>
              </w:rPr>
              <w:t>My body my rules</w:t>
            </w:r>
          </w:p>
        </w:tc>
      </w:tr>
      <w:tr w:rsidR="002A10D2" w:rsidRPr="00EE7686" w14:paraId="0184861C" w14:textId="77777777" w:rsidTr="00DF1DB8">
        <w:tc>
          <w:tcPr>
            <w:tcW w:w="1706" w:type="dxa"/>
          </w:tcPr>
          <w:p w14:paraId="6408F857" w14:textId="77777777" w:rsidR="002A10D2" w:rsidRPr="00EE7686" w:rsidRDefault="002A10D2" w:rsidP="00DF1DB8">
            <w:pPr>
              <w:rPr>
                <w:rFonts w:cs="Arial"/>
                <w:color w:val="FF0000"/>
              </w:rPr>
            </w:pPr>
            <w:r w:rsidRPr="00EE7686">
              <w:rPr>
                <w:i/>
                <w:iCs/>
                <w:color w:val="FF0000"/>
              </w:rPr>
              <w:t>MessageCheck3</w:t>
            </w:r>
          </w:p>
        </w:tc>
        <w:tc>
          <w:tcPr>
            <w:tcW w:w="4394" w:type="dxa"/>
          </w:tcPr>
          <w:p w14:paraId="472C173E" w14:textId="77777777" w:rsidR="002A10D2" w:rsidRPr="00105392" w:rsidRDefault="002A10D2" w:rsidP="00DF1DB8">
            <w:pPr>
              <w:rPr>
                <w:rFonts w:cs="Arial"/>
                <w:strike/>
                <w:color w:val="auto"/>
                <w:highlight w:val="lightGray"/>
              </w:rPr>
            </w:pPr>
            <w:r>
              <w:rPr>
                <w:rFonts w:cs="Arial"/>
                <w:color w:val="auto"/>
                <w:highlight w:val="yellow"/>
              </w:rPr>
              <w:t>Protect yourself from HIV</w:t>
            </w:r>
          </w:p>
        </w:tc>
      </w:tr>
    </w:tbl>
    <w:p w14:paraId="48EF3B98" w14:textId="77777777" w:rsidR="00FB2689" w:rsidRDefault="00FB2689" w:rsidP="00FB2689">
      <w:pPr>
        <w:rPr>
          <w:rFonts w:cs="Arial"/>
          <w:color w:val="auto"/>
        </w:rPr>
      </w:pPr>
    </w:p>
    <w:p w14:paraId="2B6FBCE9" w14:textId="77777777" w:rsidR="00FB2689" w:rsidRDefault="00FB2689" w:rsidP="00FB2689">
      <w:pPr>
        <w:rPr>
          <w:rFonts w:cs="Arial"/>
          <w:color w:val="auto"/>
        </w:rPr>
      </w:pPr>
    </w:p>
    <w:p w14:paraId="07C079F5" w14:textId="1CCE250A" w:rsidR="00FB2689" w:rsidRDefault="00FB2689" w:rsidP="00FB2689">
      <w:pPr>
        <w:rPr>
          <w:rFonts w:cs="Arial"/>
        </w:rPr>
      </w:pPr>
      <w:r w:rsidRPr="00EE7686">
        <w:rPr>
          <w:rFonts w:cs="Arial"/>
          <w:color w:val="auto"/>
        </w:rPr>
        <w:t xml:space="preserve">SHOW AS </w:t>
      </w:r>
      <w:r w:rsidRPr="00EE7686">
        <w:rPr>
          <w:rFonts w:cs="Arial"/>
          <w:color w:val="auto"/>
          <w:lang w:eastAsia="zh-CN"/>
        </w:rPr>
        <w:t>DYNAMIC</w:t>
      </w:r>
      <w:r w:rsidRPr="00EE7686">
        <w:rPr>
          <w:rFonts w:cs="Arial"/>
          <w:color w:val="auto"/>
        </w:rPr>
        <w:t xml:space="preserve"> GRID. BLANK ADJACENT CARDS. AUTO ADVANCE AND BACK BUTTON ENABLED. RANDOMISE STATEMENT ORDER. ALIGN RESPONSES HORIZONTALLY. ONE CODE ONLY PER STATEMENT</w:t>
      </w:r>
      <w:r>
        <w:rPr>
          <w:rFonts w:cs="Arial"/>
        </w:rPr>
        <w:t xml:space="preserve"> </w:t>
      </w:r>
    </w:p>
    <w:p w14:paraId="7F94CCF0" w14:textId="704E5284" w:rsidR="00B104A3" w:rsidRPr="001415DA" w:rsidRDefault="00C80CF3" w:rsidP="00541490">
      <w:pPr>
        <w:rPr>
          <w:rFonts w:cs="Arial"/>
        </w:rPr>
      </w:pPr>
      <w:r>
        <w:rPr>
          <w:rFonts w:cs="Arial"/>
        </w:rPr>
        <w:br w:type="page"/>
      </w:r>
    </w:p>
    <w:p w14:paraId="0A86FCC4" w14:textId="77777777" w:rsidR="00587897" w:rsidRPr="006275B7" w:rsidRDefault="00587897" w:rsidP="00866560">
      <w:pPr>
        <w:rPr>
          <w:snapToGrid w:val="0"/>
          <w:color w:val="auto"/>
          <w:lang w:eastAsia="en-US"/>
        </w:rPr>
      </w:pPr>
      <w:bookmarkStart w:id="38" w:name="_Hlk12291723"/>
      <w:r w:rsidRPr="006275B7">
        <w:rPr>
          <w:snapToGrid w:val="0"/>
          <w:color w:val="auto"/>
          <w:lang w:eastAsia="en-US"/>
        </w:rPr>
        <w:lastRenderedPageBreak/>
        <w:t>TELL OTHER PEOPLE</w:t>
      </w:r>
    </w:p>
    <w:p w14:paraId="779B9C21" w14:textId="77777777" w:rsidR="00CA7678" w:rsidRPr="006275B7" w:rsidRDefault="008D7AD7" w:rsidP="00866560">
      <w:pPr>
        <w:rPr>
          <w:color w:val="auto"/>
        </w:rPr>
      </w:pPr>
      <w:r w:rsidRPr="006275B7">
        <w:rPr>
          <w:color w:val="auto"/>
        </w:rPr>
        <w:t>Q</w:t>
      </w:r>
      <w:r w:rsidR="00934BCA" w:rsidRPr="006275B7">
        <w:rPr>
          <w:color w:val="auto"/>
        </w:rPr>
        <w:t>58</w:t>
      </w:r>
    </w:p>
    <w:p w14:paraId="27C18F48" w14:textId="77777777" w:rsidR="0075547D" w:rsidRPr="006275B7" w:rsidRDefault="008D7AD7" w:rsidP="00866560">
      <w:pPr>
        <w:rPr>
          <w:color w:val="auto"/>
        </w:rPr>
      </w:pPr>
      <w:r w:rsidRPr="006275B7">
        <w:rPr>
          <w:color w:val="auto"/>
        </w:rPr>
        <w:t>CORE</w:t>
      </w:r>
    </w:p>
    <w:p w14:paraId="47A28935" w14:textId="77777777" w:rsidR="00A05109" w:rsidRPr="006275B7" w:rsidRDefault="00A05109" w:rsidP="00866560">
      <w:pPr>
        <w:rPr>
          <w:snapToGrid w:val="0"/>
          <w:color w:val="auto"/>
          <w:lang w:eastAsia="en-US"/>
        </w:rPr>
      </w:pPr>
      <w:r w:rsidRPr="006275B7">
        <w:rPr>
          <w:color w:val="auto"/>
        </w:rPr>
        <w:t xml:space="preserve">Is this an </w:t>
      </w:r>
      <w:r w:rsidR="00BD0B4B" w:rsidRPr="006275B7">
        <w:rPr>
          <w:color w:val="auto"/>
        </w:rPr>
        <w:t xml:space="preserve">ad </w:t>
      </w:r>
      <w:r w:rsidRPr="006275B7">
        <w:rPr>
          <w:color w:val="auto"/>
        </w:rPr>
        <w:t xml:space="preserve">that you would tell other people about?  </w:t>
      </w:r>
    </w:p>
    <w:p w14:paraId="41769E1B" w14:textId="77777777" w:rsidR="00A05109" w:rsidRPr="006275B7" w:rsidRDefault="00A05109" w:rsidP="00866560">
      <w:pPr>
        <w:rPr>
          <w:color w:val="auto"/>
        </w:rPr>
      </w:pPr>
    </w:p>
    <w:p w14:paraId="7E9C4234" w14:textId="77777777" w:rsidR="00CA7678" w:rsidRPr="006275B7" w:rsidRDefault="00CA7678" w:rsidP="00866560">
      <w:pPr>
        <w:rPr>
          <w:color w:val="auto"/>
        </w:rPr>
      </w:pPr>
      <w:r w:rsidRPr="006275B7">
        <w:rPr>
          <w:color w:val="auto"/>
        </w:rPr>
        <w:t>Definitely</w:t>
      </w:r>
    </w:p>
    <w:p w14:paraId="4BA4C145" w14:textId="77777777" w:rsidR="00CA7678" w:rsidRPr="006275B7" w:rsidRDefault="00CA7678" w:rsidP="00866560">
      <w:pPr>
        <w:rPr>
          <w:color w:val="auto"/>
        </w:rPr>
      </w:pPr>
      <w:r w:rsidRPr="006275B7">
        <w:rPr>
          <w:color w:val="auto"/>
        </w:rPr>
        <w:t>Possibly</w:t>
      </w:r>
    </w:p>
    <w:p w14:paraId="0A9761FD" w14:textId="77777777" w:rsidR="00CA7678" w:rsidRPr="006275B7" w:rsidRDefault="00CA7678" w:rsidP="00866560">
      <w:pPr>
        <w:rPr>
          <w:color w:val="auto"/>
        </w:rPr>
      </w:pPr>
      <w:r w:rsidRPr="006275B7">
        <w:rPr>
          <w:color w:val="auto"/>
        </w:rPr>
        <w:t>No</w:t>
      </w:r>
    </w:p>
    <w:p w14:paraId="6C96EC4B" w14:textId="77777777" w:rsidR="00A05109" w:rsidRPr="006275B7" w:rsidRDefault="00A05109" w:rsidP="00866560">
      <w:pPr>
        <w:rPr>
          <w:color w:val="auto"/>
        </w:rPr>
      </w:pPr>
    </w:p>
    <w:p w14:paraId="74F3DABA" w14:textId="77777777" w:rsidR="00CA7678" w:rsidRPr="006275B7" w:rsidRDefault="00CA7678" w:rsidP="00866560">
      <w:pPr>
        <w:rPr>
          <w:snapToGrid w:val="0"/>
          <w:color w:val="auto"/>
          <w:lang w:eastAsia="en-US"/>
        </w:rPr>
      </w:pPr>
      <w:r w:rsidRPr="006275B7">
        <w:rPr>
          <w:snapToGrid w:val="0"/>
          <w:color w:val="auto"/>
          <w:lang w:eastAsia="en-US"/>
        </w:rPr>
        <w:t>ONE CODE ONLY</w:t>
      </w:r>
    </w:p>
    <w:bookmarkEnd w:id="38"/>
    <w:p w14:paraId="4A1AF78C" w14:textId="77777777" w:rsidR="00C7066E" w:rsidRPr="006275B7" w:rsidRDefault="00C7066E" w:rsidP="00866560">
      <w:pPr>
        <w:rPr>
          <w:color w:val="auto"/>
        </w:rPr>
      </w:pPr>
    </w:p>
    <w:p w14:paraId="079797F2" w14:textId="77777777" w:rsidR="008D7AD7" w:rsidRPr="006275B7" w:rsidRDefault="008D7AD7" w:rsidP="00866560">
      <w:pPr>
        <w:rPr>
          <w:color w:val="auto"/>
        </w:rPr>
      </w:pPr>
    </w:p>
    <w:p w14:paraId="5DACC979" w14:textId="77777777" w:rsidR="004D3C38" w:rsidRPr="006275B7" w:rsidRDefault="004D3C38" w:rsidP="00866560">
      <w:pPr>
        <w:rPr>
          <w:b/>
          <w:color w:val="auto"/>
        </w:rPr>
      </w:pPr>
      <w:r w:rsidRPr="006275B7">
        <w:rPr>
          <w:color w:val="auto"/>
        </w:rPr>
        <w:t>VIRAL PASS ALONG</w:t>
      </w:r>
    </w:p>
    <w:p w14:paraId="48BA0764" w14:textId="77777777" w:rsidR="00CA7678" w:rsidRPr="006275B7" w:rsidRDefault="008D7AD7" w:rsidP="00866560">
      <w:pPr>
        <w:rPr>
          <w:color w:val="auto"/>
        </w:rPr>
      </w:pPr>
      <w:r w:rsidRPr="006275B7">
        <w:rPr>
          <w:color w:val="auto"/>
        </w:rPr>
        <w:t>Q</w:t>
      </w:r>
      <w:r w:rsidR="00934BCA" w:rsidRPr="006275B7">
        <w:rPr>
          <w:color w:val="auto"/>
        </w:rPr>
        <w:t>59</w:t>
      </w:r>
    </w:p>
    <w:p w14:paraId="23BA5867" w14:textId="77777777" w:rsidR="0075547D" w:rsidRPr="006275B7" w:rsidRDefault="008D7AD7" w:rsidP="00866560">
      <w:r w:rsidRPr="006275B7">
        <w:t>CORE</w:t>
      </w:r>
    </w:p>
    <w:p w14:paraId="3EDE2F6D" w14:textId="77777777" w:rsidR="0065145F" w:rsidRPr="006275B7" w:rsidRDefault="00AC515D" w:rsidP="00866560">
      <w:pPr>
        <w:rPr>
          <w:snapToGrid w:val="0"/>
          <w:lang w:eastAsia="en-US"/>
        </w:rPr>
      </w:pPr>
      <w:r w:rsidRPr="006275B7">
        <w:t xml:space="preserve">If you saw this </w:t>
      </w:r>
      <w:r w:rsidR="00BD0B4B" w:rsidRPr="006275B7">
        <w:t xml:space="preserve">ad </w:t>
      </w:r>
      <w:r w:rsidRPr="006275B7">
        <w:t>online, w</w:t>
      </w:r>
      <w:r w:rsidR="00C2462B" w:rsidRPr="006275B7">
        <w:t xml:space="preserve">ould </w:t>
      </w:r>
      <w:r w:rsidR="00A05109" w:rsidRPr="006275B7">
        <w:t xml:space="preserve">you </w:t>
      </w:r>
      <w:r w:rsidR="00FE5F3D" w:rsidRPr="006275B7">
        <w:rPr>
          <w:color w:val="auto"/>
        </w:rPr>
        <w:t>share it with</w:t>
      </w:r>
      <w:r w:rsidR="00FE5F3D" w:rsidRPr="006275B7">
        <w:t xml:space="preserve"> </w:t>
      </w:r>
      <w:r w:rsidR="00A05109" w:rsidRPr="006275B7">
        <w:t xml:space="preserve">someone </w:t>
      </w:r>
      <w:r w:rsidR="00CA7678" w:rsidRPr="006275B7">
        <w:t xml:space="preserve">so they </w:t>
      </w:r>
      <w:r w:rsidRPr="006275B7">
        <w:t>could</w:t>
      </w:r>
      <w:r w:rsidR="00C2462B" w:rsidRPr="006275B7">
        <w:t xml:space="preserve"> watch</w:t>
      </w:r>
      <w:r w:rsidR="00CA7678" w:rsidRPr="006275B7">
        <w:t xml:space="preserve"> it</w:t>
      </w:r>
      <w:r w:rsidR="00C2462B" w:rsidRPr="006275B7">
        <w:t>?</w:t>
      </w:r>
      <w:r w:rsidR="0065145F" w:rsidRPr="006275B7">
        <w:t xml:space="preserve">  </w:t>
      </w:r>
    </w:p>
    <w:p w14:paraId="6CCE316D" w14:textId="77777777" w:rsidR="00DC2262" w:rsidRPr="006275B7" w:rsidRDefault="00DC2262" w:rsidP="00866560"/>
    <w:p w14:paraId="3D4B11B8" w14:textId="77777777" w:rsidR="00CA7678" w:rsidRPr="006275B7" w:rsidRDefault="00CA7678" w:rsidP="00866560">
      <w:r w:rsidRPr="006275B7">
        <w:t>Definitely</w:t>
      </w:r>
    </w:p>
    <w:p w14:paraId="03F381B6" w14:textId="77777777" w:rsidR="00CA7678" w:rsidRPr="006275B7" w:rsidRDefault="00CA7678" w:rsidP="00866560">
      <w:r w:rsidRPr="006275B7">
        <w:t>Possibly</w:t>
      </w:r>
    </w:p>
    <w:p w14:paraId="2FC3C9A2" w14:textId="77777777" w:rsidR="00CA7678" w:rsidRPr="006275B7" w:rsidRDefault="00CA7678" w:rsidP="00866560">
      <w:r w:rsidRPr="006275B7">
        <w:t>No</w:t>
      </w:r>
    </w:p>
    <w:p w14:paraId="051B0D45" w14:textId="77777777" w:rsidR="00DC2262" w:rsidRPr="006275B7" w:rsidRDefault="00DC2262" w:rsidP="00866560"/>
    <w:p w14:paraId="79D8B321" w14:textId="77777777" w:rsidR="00CA7678" w:rsidRPr="006275B7" w:rsidRDefault="00CA7678" w:rsidP="00866560">
      <w:pPr>
        <w:rPr>
          <w:snapToGrid w:val="0"/>
          <w:lang w:eastAsia="en-US"/>
        </w:rPr>
      </w:pPr>
      <w:r w:rsidRPr="006275B7">
        <w:rPr>
          <w:snapToGrid w:val="0"/>
          <w:lang w:eastAsia="en-US"/>
        </w:rPr>
        <w:t>ONE CODE ONLY</w:t>
      </w:r>
    </w:p>
    <w:p w14:paraId="095CF97E" w14:textId="77777777" w:rsidR="00DD21B1" w:rsidRDefault="00DD21B1" w:rsidP="00866560"/>
    <w:p w14:paraId="4EDC1E08" w14:textId="77777777" w:rsidR="006F35B8" w:rsidRDefault="006F35B8" w:rsidP="006F35B8">
      <w:pPr>
        <w:pBdr>
          <w:bottom w:val="single" w:sz="12" w:space="1" w:color="auto"/>
        </w:pBdr>
        <w:rPr>
          <w:snapToGrid w:val="0"/>
          <w:lang w:eastAsia="en-US"/>
        </w:rPr>
      </w:pPr>
    </w:p>
    <w:p w14:paraId="6D78E8C7" w14:textId="77777777" w:rsidR="006F35B8" w:rsidRPr="00CE673F" w:rsidRDefault="006F35B8" w:rsidP="006F35B8">
      <w:pPr>
        <w:rPr>
          <w:rFonts w:cs="Arial"/>
          <w:color w:val="auto"/>
        </w:rPr>
      </w:pPr>
      <w:bookmarkStart w:id="39" w:name="_Hlk520725822"/>
    </w:p>
    <w:p w14:paraId="52870C42" w14:textId="77777777" w:rsidR="00A60888" w:rsidRDefault="006F35B8" w:rsidP="00A60888">
      <w:pPr>
        <w:rPr>
          <w:b/>
          <w:noProof/>
        </w:rPr>
      </w:pPr>
      <w:r>
        <w:rPr>
          <w:b/>
          <w:noProof/>
        </w:rPr>
        <w:br w:type="page"/>
      </w:r>
    </w:p>
    <w:bookmarkEnd w:id="39"/>
    <w:p w14:paraId="36018799" w14:textId="1F46452E" w:rsidR="0079104A" w:rsidRPr="006275B7" w:rsidRDefault="0079104A" w:rsidP="00A60888"/>
    <w:p w14:paraId="609D6897" w14:textId="3B21DD1B" w:rsidR="008578B1" w:rsidRPr="00942E94" w:rsidRDefault="008578B1" w:rsidP="008578B1">
      <w:pPr>
        <w:jc w:val="center"/>
      </w:pPr>
      <w:bookmarkStart w:id="40" w:name="_Hlk25854364"/>
      <w:bookmarkStart w:id="41" w:name="_Hlk517962751"/>
      <w:bookmarkStart w:id="42" w:name="_Hlk515977815"/>
      <w:bookmarkStart w:id="43" w:name="_Hlk518030738"/>
      <w:r>
        <w:t>GENDER PORTRAYAL</w:t>
      </w:r>
      <w:r w:rsidRPr="008073AA">
        <w:t xml:space="preserve"> </w:t>
      </w:r>
      <w:bookmarkEnd w:id="40"/>
      <w:r w:rsidRPr="008073AA">
        <w:t>QUESTIONS</w:t>
      </w:r>
    </w:p>
    <w:p w14:paraId="11C262EB" w14:textId="77777777" w:rsidR="008578B1" w:rsidRPr="00942E94" w:rsidRDefault="008578B1" w:rsidP="008578B1"/>
    <w:p w14:paraId="695980B9" w14:textId="460D4E3A" w:rsidR="008578B1" w:rsidRPr="008073AA" w:rsidRDefault="00F25408" w:rsidP="008578B1">
      <w:r>
        <w:rPr>
          <w:noProof/>
        </w:rPr>
        <mc:AlternateContent>
          <mc:Choice Requires="wps">
            <w:drawing>
              <wp:anchor distT="0" distB="0" distL="114300" distR="114300" simplePos="0" relativeHeight="251658240" behindDoc="0" locked="0" layoutInCell="1" allowOverlap="1" wp14:anchorId="4D5C71DD" wp14:editId="24149E65">
                <wp:simplePos x="0" y="0"/>
                <wp:positionH relativeFrom="column">
                  <wp:posOffset>-57150</wp:posOffset>
                </wp:positionH>
                <wp:positionV relativeFrom="paragraph">
                  <wp:posOffset>134620</wp:posOffset>
                </wp:positionV>
                <wp:extent cx="6744970" cy="2187575"/>
                <wp:effectExtent l="0" t="0" r="0" b="0"/>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44970" cy="21875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2C20B0" w14:textId="77777777" w:rsidR="0037749B" w:rsidRPr="00E4092F" w:rsidRDefault="0037749B" w:rsidP="008578B1">
                            <w:pPr>
                              <w:rPr>
                                <w:rFonts w:cs="Arial"/>
                                <w:i/>
                                <w:color w:val="0000FF"/>
                              </w:rPr>
                            </w:pPr>
                            <w:r w:rsidRPr="007263B8">
                              <w:rPr>
                                <w:rFonts w:cs="Arial"/>
                                <w:i/>
                                <w:color w:val="0000FF"/>
                              </w:rPr>
                              <w:t xml:space="preserve">Please indicate which </w:t>
                            </w:r>
                            <w:r w:rsidRPr="00E4092F">
                              <w:rPr>
                                <w:rFonts w:cs="Arial"/>
                                <w:i/>
                                <w:color w:val="0000FF"/>
                              </w:rPr>
                              <w:t xml:space="preserve">GENDER PORTRAYAL is needed based on what is featured in the ad. </w:t>
                            </w:r>
                          </w:p>
                          <w:p w14:paraId="19EECD91" w14:textId="77777777" w:rsidR="0037749B" w:rsidRPr="001B3A47" w:rsidRDefault="0037749B" w:rsidP="008578B1">
                            <w:pPr>
                              <w:rPr>
                                <w:rFonts w:cs="Arial"/>
                                <w:i/>
                                <w:color w:val="0000FF"/>
                              </w:rPr>
                            </w:pPr>
                            <w:r w:rsidRPr="001B3A47">
                              <w:rPr>
                                <w:rFonts w:cs="Arial"/>
                                <w:i/>
                                <w:color w:val="0000FF"/>
                              </w:rPr>
                              <w:t>Guidelines:</w:t>
                            </w:r>
                          </w:p>
                          <w:p w14:paraId="7950EE0B" w14:textId="77777777" w:rsidR="0037749B" w:rsidRPr="00E4092F" w:rsidRDefault="0037749B" w:rsidP="008578B1">
                            <w:pPr>
                              <w:pStyle w:val="ListParagraph"/>
                              <w:numPr>
                                <w:ilvl w:val="0"/>
                                <w:numId w:val="14"/>
                              </w:numPr>
                              <w:rPr>
                                <w:rFonts w:ascii="Arial" w:hAnsi="Arial" w:cs="Arial"/>
                                <w:i/>
                                <w:color w:val="0000FF"/>
                                <w:sz w:val="20"/>
                                <w:szCs w:val="20"/>
                              </w:rPr>
                            </w:pPr>
                            <w:r w:rsidRPr="00D15BB5">
                              <w:rPr>
                                <w:rFonts w:ascii="Arial" w:hAnsi="Arial" w:cs="Arial"/>
                                <w:i/>
                                <w:color w:val="0000FF"/>
                                <w:sz w:val="20"/>
                                <w:szCs w:val="20"/>
                              </w:rPr>
                              <w:t xml:space="preserve">If there is no gender featured in the ad, do not include any </w:t>
                            </w:r>
                            <w:r w:rsidRPr="00E4092F">
                              <w:rPr>
                                <w:rFonts w:ascii="Arial" w:hAnsi="Arial" w:cs="Arial"/>
                                <w:i/>
                                <w:color w:val="0000FF"/>
                                <w:sz w:val="20"/>
                                <w:szCs w:val="20"/>
                              </w:rPr>
                              <w:t>GENDER PORTRAYAL questions (e.g. cartoon of product pack, cartoon voiceover)</w:t>
                            </w:r>
                          </w:p>
                          <w:p w14:paraId="30C908F1" w14:textId="77777777" w:rsidR="0037749B" w:rsidRPr="00E4092F" w:rsidRDefault="0037749B" w:rsidP="008578B1">
                            <w:pPr>
                              <w:pStyle w:val="ListParagraph"/>
                              <w:numPr>
                                <w:ilvl w:val="0"/>
                                <w:numId w:val="14"/>
                              </w:numPr>
                              <w:rPr>
                                <w:rFonts w:ascii="Arial" w:hAnsi="Arial" w:cs="Arial"/>
                                <w:i/>
                                <w:color w:val="0000FF"/>
                                <w:sz w:val="20"/>
                                <w:szCs w:val="20"/>
                              </w:rPr>
                            </w:pPr>
                            <w:r w:rsidRPr="00E4092F">
                              <w:rPr>
                                <w:rFonts w:ascii="Arial" w:hAnsi="Arial" w:cs="Arial"/>
                                <w:i/>
                                <w:color w:val="0000FF"/>
                                <w:sz w:val="20"/>
                                <w:szCs w:val="20"/>
                              </w:rPr>
                              <w:t>If there is no gender featured but does have a male or female voiceover, do not include any GENDER PORTRAYAL questions</w:t>
                            </w:r>
                          </w:p>
                          <w:p w14:paraId="2B68E396" w14:textId="77777777" w:rsidR="0037749B" w:rsidRPr="001B3A47" w:rsidRDefault="0037749B" w:rsidP="008578B1">
                            <w:pPr>
                              <w:pStyle w:val="ListParagraph"/>
                              <w:numPr>
                                <w:ilvl w:val="0"/>
                                <w:numId w:val="14"/>
                              </w:numPr>
                              <w:rPr>
                                <w:rFonts w:ascii="Arial" w:hAnsi="Arial" w:cs="Arial"/>
                                <w:i/>
                                <w:color w:val="0000FF"/>
                                <w:sz w:val="20"/>
                                <w:szCs w:val="20"/>
                              </w:rPr>
                            </w:pPr>
                            <w:r w:rsidRPr="001B3A47">
                              <w:rPr>
                                <w:rFonts w:ascii="Arial" w:hAnsi="Arial" w:cs="Arial"/>
                                <w:i/>
                                <w:color w:val="0000FF"/>
                                <w:sz w:val="20"/>
                                <w:szCs w:val="20"/>
                              </w:rPr>
                              <w:t xml:space="preserve">If you have female character(s) only, include </w:t>
                            </w:r>
                            <w:r w:rsidRPr="00607990">
                              <w:rPr>
                                <w:rFonts w:ascii="Arial" w:hAnsi="Arial" w:cs="Arial"/>
                                <w:i/>
                                <w:color w:val="0000FF"/>
                                <w:sz w:val="20"/>
                                <w:szCs w:val="20"/>
                              </w:rPr>
                              <w:t>GENDER PORTRAYAL</w:t>
                            </w:r>
                            <w:r w:rsidRPr="001B3A47">
                              <w:rPr>
                                <w:rFonts w:ascii="Arial" w:hAnsi="Arial" w:cs="Arial"/>
                                <w:i/>
                                <w:color w:val="0000FF"/>
                                <w:sz w:val="20"/>
                                <w:szCs w:val="20"/>
                              </w:rPr>
                              <w:t xml:space="preserve"> TYPE 1 only</w:t>
                            </w:r>
                          </w:p>
                          <w:p w14:paraId="71EFC9C1" w14:textId="77777777" w:rsidR="0037749B" w:rsidRPr="00D15BB5" w:rsidRDefault="0037749B" w:rsidP="008578B1">
                            <w:pPr>
                              <w:pStyle w:val="ListParagraph"/>
                              <w:numPr>
                                <w:ilvl w:val="0"/>
                                <w:numId w:val="14"/>
                              </w:numPr>
                              <w:rPr>
                                <w:rFonts w:ascii="Arial" w:hAnsi="Arial" w:cs="Arial"/>
                                <w:i/>
                                <w:color w:val="0000FF"/>
                                <w:sz w:val="20"/>
                                <w:szCs w:val="20"/>
                              </w:rPr>
                            </w:pPr>
                            <w:r w:rsidRPr="00D15BB5">
                              <w:rPr>
                                <w:rFonts w:ascii="Arial" w:hAnsi="Arial" w:cs="Arial"/>
                                <w:i/>
                                <w:color w:val="0000FF"/>
                                <w:sz w:val="20"/>
                                <w:szCs w:val="20"/>
                              </w:rPr>
                              <w:t xml:space="preserve">If you have male character(s) only, include </w:t>
                            </w:r>
                            <w:r w:rsidRPr="00607990">
                              <w:rPr>
                                <w:rFonts w:ascii="Arial" w:hAnsi="Arial" w:cs="Arial"/>
                                <w:i/>
                                <w:color w:val="0000FF"/>
                                <w:sz w:val="20"/>
                                <w:szCs w:val="20"/>
                              </w:rPr>
                              <w:t>GENDER PORTRAYAL</w:t>
                            </w:r>
                            <w:r w:rsidRPr="00D15BB5">
                              <w:rPr>
                                <w:rFonts w:ascii="Arial" w:hAnsi="Arial" w:cs="Arial"/>
                                <w:i/>
                                <w:color w:val="0000FF"/>
                                <w:sz w:val="20"/>
                                <w:szCs w:val="20"/>
                              </w:rPr>
                              <w:t xml:space="preserve"> TYPE 2 only</w:t>
                            </w:r>
                          </w:p>
                          <w:p w14:paraId="171BF045" w14:textId="77777777" w:rsidR="0037749B" w:rsidRPr="001B708F" w:rsidRDefault="0037749B" w:rsidP="008578B1">
                            <w:pPr>
                              <w:pStyle w:val="ListParagraph"/>
                              <w:numPr>
                                <w:ilvl w:val="0"/>
                                <w:numId w:val="14"/>
                              </w:numPr>
                              <w:rPr>
                                <w:rFonts w:ascii="Arial" w:hAnsi="Arial" w:cs="Arial"/>
                                <w:i/>
                                <w:color w:val="0000FF"/>
                                <w:sz w:val="20"/>
                                <w:szCs w:val="20"/>
                              </w:rPr>
                            </w:pPr>
                            <w:r w:rsidRPr="001B708F">
                              <w:rPr>
                                <w:rFonts w:ascii="Arial" w:hAnsi="Arial" w:cs="Arial"/>
                                <w:i/>
                                <w:color w:val="0000FF"/>
                                <w:sz w:val="20"/>
                                <w:szCs w:val="20"/>
                              </w:rPr>
                              <w:t xml:space="preserve">If you have both female and male character(s), include </w:t>
                            </w:r>
                            <w:r w:rsidRPr="00607990">
                              <w:rPr>
                                <w:rFonts w:ascii="Arial" w:hAnsi="Arial" w:cs="Arial"/>
                                <w:i/>
                                <w:color w:val="0000FF"/>
                                <w:sz w:val="20"/>
                                <w:szCs w:val="20"/>
                              </w:rPr>
                              <w:t>GENDER PORTRAYAL</w:t>
                            </w:r>
                            <w:r w:rsidRPr="001B708F">
                              <w:rPr>
                                <w:rFonts w:ascii="Arial" w:hAnsi="Arial" w:cs="Arial"/>
                                <w:i/>
                                <w:color w:val="0000FF"/>
                                <w:sz w:val="20"/>
                                <w:szCs w:val="20"/>
                              </w:rPr>
                              <w:t xml:space="preserve"> TYPE 3</w:t>
                            </w:r>
                          </w:p>
                          <w:p w14:paraId="25DD43FC" w14:textId="77777777" w:rsidR="0037749B" w:rsidRPr="002170C7" w:rsidRDefault="0037749B" w:rsidP="008578B1">
                            <w:pPr>
                              <w:pStyle w:val="ListParagraph"/>
                              <w:numPr>
                                <w:ilvl w:val="0"/>
                                <w:numId w:val="14"/>
                              </w:numPr>
                              <w:rPr>
                                <w:rFonts w:ascii="Arial" w:hAnsi="Arial" w:cs="Arial"/>
                                <w:i/>
                                <w:color w:val="0000FF"/>
                                <w:sz w:val="20"/>
                                <w:szCs w:val="20"/>
                              </w:rPr>
                            </w:pPr>
                            <w:r w:rsidRPr="00422030">
                              <w:rPr>
                                <w:rFonts w:ascii="Arial" w:hAnsi="Arial" w:cs="Arial"/>
                                <w:i/>
                                <w:color w:val="0000FF"/>
                                <w:sz w:val="20"/>
                                <w:szCs w:val="20"/>
                              </w:rPr>
                              <w:t xml:space="preserve">Include </w:t>
                            </w:r>
                            <w:r w:rsidRPr="00E4092F">
                              <w:rPr>
                                <w:rFonts w:ascii="Arial" w:hAnsi="Arial" w:cs="Arial"/>
                                <w:i/>
                                <w:color w:val="0000FF"/>
                                <w:sz w:val="20"/>
                                <w:szCs w:val="20"/>
                              </w:rPr>
                              <w:t>GENDER PORTRAYAL</w:t>
                            </w:r>
                            <w:r w:rsidRPr="007263B8">
                              <w:rPr>
                                <w:rFonts w:ascii="Arial" w:hAnsi="Arial" w:cs="Arial"/>
                                <w:i/>
                                <w:color w:val="0000FF"/>
                                <w:sz w:val="20"/>
                                <w:szCs w:val="20"/>
                              </w:rPr>
                              <w:t xml:space="preserve"> questions even if the appearance of either female or male characters is minimal (e.g. a photo of woman is show briefly)</w:t>
                            </w:r>
                          </w:p>
                          <w:p w14:paraId="3485E7E0" w14:textId="77777777" w:rsidR="0037749B" w:rsidRPr="007B74BB" w:rsidRDefault="0037749B" w:rsidP="008578B1">
                            <w:pPr>
                              <w:pStyle w:val="ListParagraph"/>
                              <w:ind w:left="360"/>
                              <w:rPr>
                                <w:rFonts w:ascii="Arial" w:hAnsi="Arial" w:cs="Arial"/>
                                <w:i/>
                                <w:color w:val="0000FF"/>
                                <w:sz w:val="20"/>
                                <w:szCs w:val="20"/>
                              </w:rPr>
                            </w:pPr>
                          </w:p>
                          <w:p w14:paraId="101D413D" w14:textId="77777777" w:rsidR="0037749B" w:rsidRPr="00B672A1" w:rsidRDefault="0037749B" w:rsidP="008578B1">
                            <w:pPr>
                              <w:ind w:left="360"/>
                              <w:rPr>
                                <w:rFonts w:cs="Arial"/>
                                <w:i/>
                                <w:color w:val="0000FF"/>
                              </w:rPr>
                            </w:pPr>
                            <w:r w:rsidRPr="00B672A1">
                              <w:rPr>
                                <w:rFonts w:cs="Arial"/>
                                <w:b/>
                                <w:i/>
                                <w:color w:val="0000FF"/>
                              </w:rPr>
                              <w:t xml:space="preserve">Statement wording must NEVER be changed </w:t>
                            </w:r>
                            <w:r w:rsidRPr="00B672A1">
                              <w:rPr>
                                <w:rFonts w:cs="Arial"/>
                                <w:i/>
                                <w:color w:val="0000FF"/>
                              </w:rPr>
                              <w:t>(even if the ad only contains one woman, or a girl not a woman etc)</w: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D5C71DD" id="Text Box 26" o:spid="_x0000_s1031" type="#_x0000_t202" style="position:absolute;margin-left:-4.5pt;margin-top:10.6pt;width:531.1pt;height:172.25pt;z-index:251658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" stroked="f">
                <v:textbox style="mso-fit-shape-to-text:t">
                  <w:txbxContent>
                    <w:p w14:paraId="4A2C20B0" w14:textId="77777777" w:rsidR="0037749B" w:rsidRPr="00E4092F" w:rsidRDefault="0037749B" w:rsidP="008578B1">
                      <w:pPr>
                        <w:rPr>
                          <w:rFonts w:cs="Arial"/>
                          <w:i/>
                          <w:color w:val="0000FF"/>
                        </w:rPr>
                      </w:pPr>
                      <w:r w:rsidRPr="007263B8">
                        <w:rPr>
                          <w:rFonts w:cs="Arial"/>
                          <w:i/>
                          <w:color w:val="0000FF"/>
                        </w:rPr>
                        <w:t xml:space="preserve">Please indicate which </w:t>
                      </w:r>
                      <w:r w:rsidRPr="00E4092F">
                        <w:rPr>
                          <w:rFonts w:cs="Arial"/>
                          <w:i/>
                          <w:color w:val="0000FF"/>
                        </w:rPr>
                        <w:t xml:space="preserve">GENDER PORTRAYAL is needed based on what is featured in the ad. </w:t>
                      </w:r>
                    </w:p>
                    <w:p w14:paraId="19EECD91" w14:textId="77777777" w:rsidR="0037749B" w:rsidRPr="001B3A47" w:rsidRDefault="0037749B" w:rsidP="008578B1">
                      <w:pPr>
                        <w:rPr>
                          <w:rFonts w:cs="Arial"/>
                          <w:i/>
                          <w:color w:val="0000FF"/>
                        </w:rPr>
                      </w:pPr>
                      <w:r w:rsidRPr="001B3A47">
                        <w:rPr>
                          <w:rFonts w:cs="Arial"/>
                          <w:i/>
                          <w:color w:val="0000FF"/>
                        </w:rPr>
                        <w:t>Guidelines:</w:t>
                      </w:r>
                    </w:p>
                    <w:p w14:paraId="7950EE0B" w14:textId="77777777" w:rsidR="0037749B" w:rsidRPr="00E4092F" w:rsidRDefault="0037749B" w:rsidP="008578B1">
                      <w:pPr>
                        <w:pStyle w:val="ListParagraph"/>
                        <w:numPr>
                          <w:ilvl w:val="0"/>
                          <w:numId w:val="14"/>
                        </w:numPr>
                        <w:rPr>
                          <w:rFonts w:ascii="Arial" w:hAnsi="Arial" w:cs="Arial"/>
                          <w:i/>
                          <w:color w:val="0000FF"/>
                          <w:sz w:val="20"/>
                          <w:szCs w:val="20"/>
                        </w:rPr>
                      </w:pPr>
                      <w:r w:rsidRPr="00D15BB5">
                        <w:rPr>
                          <w:rFonts w:ascii="Arial" w:hAnsi="Arial" w:cs="Arial"/>
                          <w:i/>
                          <w:color w:val="0000FF"/>
                          <w:sz w:val="20"/>
                          <w:szCs w:val="20"/>
                        </w:rPr>
                        <w:t xml:space="preserve">If there is no gender featured in the ad, do not include any </w:t>
                      </w:r>
                      <w:r w:rsidRPr="00E4092F">
                        <w:rPr>
                          <w:rFonts w:ascii="Arial" w:hAnsi="Arial" w:cs="Arial"/>
                          <w:i/>
                          <w:color w:val="0000FF"/>
                          <w:sz w:val="20"/>
                          <w:szCs w:val="20"/>
                        </w:rPr>
                        <w:t>GENDER PORTRAYAL questions (e.g. cartoon of product pack, cartoon voiceover)</w:t>
                      </w:r>
                    </w:p>
                    <w:p w14:paraId="30C908F1" w14:textId="77777777" w:rsidR="0037749B" w:rsidRPr="00E4092F" w:rsidRDefault="0037749B" w:rsidP="008578B1">
                      <w:pPr>
                        <w:pStyle w:val="ListParagraph"/>
                        <w:numPr>
                          <w:ilvl w:val="0"/>
                          <w:numId w:val="14"/>
                        </w:numPr>
                        <w:rPr>
                          <w:rFonts w:ascii="Arial" w:hAnsi="Arial" w:cs="Arial"/>
                          <w:i/>
                          <w:color w:val="0000FF"/>
                          <w:sz w:val="20"/>
                          <w:szCs w:val="20"/>
                        </w:rPr>
                      </w:pPr>
                      <w:r w:rsidRPr="00E4092F">
                        <w:rPr>
                          <w:rFonts w:ascii="Arial" w:hAnsi="Arial" w:cs="Arial"/>
                          <w:i/>
                          <w:color w:val="0000FF"/>
                          <w:sz w:val="20"/>
                          <w:szCs w:val="20"/>
                        </w:rPr>
                        <w:t>If there is no gender featured but does have a male or female voiceover, do not include any GENDER PORTRAYAL questions</w:t>
                      </w:r>
                    </w:p>
                    <w:p w14:paraId="2B68E396" w14:textId="77777777" w:rsidR="0037749B" w:rsidRPr="001B3A47" w:rsidRDefault="0037749B" w:rsidP="008578B1">
                      <w:pPr>
                        <w:pStyle w:val="ListParagraph"/>
                        <w:numPr>
                          <w:ilvl w:val="0"/>
                          <w:numId w:val="14"/>
                        </w:numPr>
                        <w:rPr>
                          <w:rFonts w:ascii="Arial" w:hAnsi="Arial" w:cs="Arial"/>
                          <w:i/>
                          <w:color w:val="0000FF"/>
                          <w:sz w:val="20"/>
                          <w:szCs w:val="20"/>
                        </w:rPr>
                      </w:pPr>
                      <w:r w:rsidRPr="001B3A47">
                        <w:rPr>
                          <w:rFonts w:ascii="Arial" w:hAnsi="Arial" w:cs="Arial"/>
                          <w:i/>
                          <w:color w:val="0000FF"/>
                          <w:sz w:val="20"/>
                          <w:szCs w:val="20"/>
                        </w:rPr>
                        <w:t xml:space="preserve">If you have female character(s) only, include </w:t>
                      </w:r>
                      <w:r w:rsidRPr="00607990">
                        <w:rPr>
                          <w:rFonts w:ascii="Arial" w:hAnsi="Arial" w:cs="Arial"/>
                          <w:i/>
                          <w:color w:val="0000FF"/>
                          <w:sz w:val="20"/>
                          <w:szCs w:val="20"/>
                        </w:rPr>
                        <w:t>GENDER PORTRAYAL</w:t>
                      </w:r>
                      <w:r w:rsidRPr="001B3A47">
                        <w:rPr>
                          <w:rFonts w:ascii="Arial" w:hAnsi="Arial" w:cs="Arial"/>
                          <w:i/>
                          <w:color w:val="0000FF"/>
                          <w:sz w:val="20"/>
                          <w:szCs w:val="20"/>
                        </w:rPr>
                        <w:t xml:space="preserve"> TYPE 1 only</w:t>
                      </w:r>
                    </w:p>
                    <w:p w14:paraId="71EFC9C1" w14:textId="77777777" w:rsidR="0037749B" w:rsidRPr="00D15BB5" w:rsidRDefault="0037749B" w:rsidP="008578B1">
                      <w:pPr>
                        <w:pStyle w:val="ListParagraph"/>
                        <w:numPr>
                          <w:ilvl w:val="0"/>
                          <w:numId w:val="14"/>
                        </w:numPr>
                        <w:rPr>
                          <w:rFonts w:ascii="Arial" w:hAnsi="Arial" w:cs="Arial"/>
                          <w:i/>
                          <w:color w:val="0000FF"/>
                          <w:sz w:val="20"/>
                          <w:szCs w:val="20"/>
                        </w:rPr>
                      </w:pPr>
                      <w:r w:rsidRPr="00D15BB5">
                        <w:rPr>
                          <w:rFonts w:ascii="Arial" w:hAnsi="Arial" w:cs="Arial"/>
                          <w:i/>
                          <w:color w:val="0000FF"/>
                          <w:sz w:val="20"/>
                          <w:szCs w:val="20"/>
                        </w:rPr>
                        <w:t xml:space="preserve">If you have male character(s) only, include </w:t>
                      </w:r>
                      <w:r w:rsidRPr="00607990">
                        <w:rPr>
                          <w:rFonts w:ascii="Arial" w:hAnsi="Arial" w:cs="Arial"/>
                          <w:i/>
                          <w:color w:val="0000FF"/>
                          <w:sz w:val="20"/>
                          <w:szCs w:val="20"/>
                        </w:rPr>
                        <w:t>GENDER PORTRAYAL</w:t>
                      </w:r>
                      <w:r w:rsidRPr="00D15BB5">
                        <w:rPr>
                          <w:rFonts w:ascii="Arial" w:hAnsi="Arial" w:cs="Arial"/>
                          <w:i/>
                          <w:color w:val="0000FF"/>
                          <w:sz w:val="20"/>
                          <w:szCs w:val="20"/>
                        </w:rPr>
                        <w:t xml:space="preserve"> TYPE 2 only</w:t>
                      </w:r>
                    </w:p>
                    <w:p w14:paraId="171BF045" w14:textId="77777777" w:rsidR="0037749B" w:rsidRPr="001B708F" w:rsidRDefault="0037749B" w:rsidP="008578B1">
                      <w:pPr>
                        <w:pStyle w:val="ListParagraph"/>
                        <w:numPr>
                          <w:ilvl w:val="0"/>
                          <w:numId w:val="14"/>
                        </w:numPr>
                        <w:rPr>
                          <w:rFonts w:ascii="Arial" w:hAnsi="Arial" w:cs="Arial"/>
                          <w:i/>
                          <w:color w:val="0000FF"/>
                          <w:sz w:val="20"/>
                          <w:szCs w:val="20"/>
                        </w:rPr>
                      </w:pPr>
                      <w:r w:rsidRPr="001B708F">
                        <w:rPr>
                          <w:rFonts w:ascii="Arial" w:hAnsi="Arial" w:cs="Arial"/>
                          <w:i/>
                          <w:color w:val="0000FF"/>
                          <w:sz w:val="20"/>
                          <w:szCs w:val="20"/>
                        </w:rPr>
                        <w:t xml:space="preserve">If you have both female and male character(s), include </w:t>
                      </w:r>
                      <w:r w:rsidRPr="00607990">
                        <w:rPr>
                          <w:rFonts w:ascii="Arial" w:hAnsi="Arial" w:cs="Arial"/>
                          <w:i/>
                          <w:color w:val="0000FF"/>
                          <w:sz w:val="20"/>
                          <w:szCs w:val="20"/>
                        </w:rPr>
                        <w:t>GENDER PORTRAYAL</w:t>
                      </w:r>
                      <w:r w:rsidRPr="001B708F">
                        <w:rPr>
                          <w:rFonts w:ascii="Arial" w:hAnsi="Arial" w:cs="Arial"/>
                          <w:i/>
                          <w:color w:val="0000FF"/>
                          <w:sz w:val="20"/>
                          <w:szCs w:val="20"/>
                        </w:rPr>
                        <w:t xml:space="preserve"> TYPE 3</w:t>
                      </w:r>
                    </w:p>
                    <w:p w14:paraId="25DD43FC" w14:textId="77777777" w:rsidR="0037749B" w:rsidRPr="002170C7" w:rsidRDefault="0037749B" w:rsidP="008578B1">
                      <w:pPr>
                        <w:pStyle w:val="ListParagraph"/>
                        <w:numPr>
                          <w:ilvl w:val="0"/>
                          <w:numId w:val="14"/>
                        </w:numPr>
                        <w:rPr>
                          <w:rFonts w:ascii="Arial" w:hAnsi="Arial" w:cs="Arial"/>
                          <w:i/>
                          <w:color w:val="0000FF"/>
                          <w:sz w:val="20"/>
                          <w:szCs w:val="20"/>
                        </w:rPr>
                      </w:pPr>
                      <w:r w:rsidRPr="00422030">
                        <w:rPr>
                          <w:rFonts w:ascii="Arial" w:hAnsi="Arial" w:cs="Arial"/>
                          <w:i/>
                          <w:color w:val="0000FF"/>
                          <w:sz w:val="20"/>
                          <w:szCs w:val="20"/>
                        </w:rPr>
                        <w:t xml:space="preserve">Include </w:t>
                      </w:r>
                      <w:r w:rsidRPr="00E4092F">
                        <w:rPr>
                          <w:rFonts w:ascii="Arial" w:hAnsi="Arial" w:cs="Arial"/>
                          <w:i/>
                          <w:color w:val="0000FF"/>
                          <w:sz w:val="20"/>
                          <w:szCs w:val="20"/>
                        </w:rPr>
                        <w:t>GENDER PORTRAYAL</w:t>
                      </w:r>
                      <w:r w:rsidRPr="007263B8">
                        <w:rPr>
                          <w:rFonts w:ascii="Arial" w:hAnsi="Arial" w:cs="Arial"/>
                          <w:i/>
                          <w:color w:val="0000FF"/>
                          <w:sz w:val="20"/>
                          <w:szCs w:val="20"/>
                        </w:rPr>
                        <w:t xml:space="preserve"> questions even if the appearance of either female or male characters is minimal (e.g. a photo of woman is show briefly)</w:t>
                      </w:r>
                    </w:p>
                    <w:p w14:paraId="3485E7E0" w14:textId="77777777" w:rsidR="0037749B" w:rsidRPr="007B74BB" w:rsidRDefault="0037749B" w:rsidP="008578B1">
                      <w:pPr>
                        <w:pStyle w:val="ListParagraph"/>
                        <w:ind w:left="360"/>
                        <w:rPr>
                          <w:rFonts w:ascii="Arial" w:hAnsi="Arial" w:cs="Arial"/>
                          <w:i/>
                          <w:color w:val="0000FF"/>
                          <w:sz w:val="20"/>
                          <w:szCs w:val="20"/>
                        </w:rPr>
                      </w:pPr>
                    </w:p>
                    <w:p w14:paraId="101D413D" w14:textId="77777777" w:rsidR="0037749B" w:rsidRPr="00B672A1" w:rsidRDefault="0037749B" w:rsidP="008578B1">
                      <w:pPr>
                        <w:ind w:left="360"/>
                        <w:rPr>
                          <w:rFonts w:cs="Arial"/>
                          <w:i/>
                          <w:color w:val="0000FF"/>
                        </w:rPr>
                      </w:pPr>
                      <w:r w:rsidRPr="00B672A1">
                        <w:rPr>
                          <w:rFonts w:cs="Arial"/>
                          <w:b/>
                          <w:i/>
                          <w:color w:val="0000FF"/>
                        </w:rPr>
                        <w:t xml:space="preserve">Statement wording must NEVER be changed </w:t>
                      </w:r>
                      <w:r w:rsidRPr="00B672A1">
                        <w:rPr>
                          <w:rFonts w:cs="Arial"/>
                          <w:i/>
                          <w:color w:val="0000FF"/>
                        </w:rPr>
                        <w:t>(even if the ad only contains one woman, or a girl not a woman etc)</w:t>
                      </w:r>
                    </w:p>
                  </w:txbxContent>
                </v:textbox>
              </v:shape>
            </w:pict>
          </mc:Fallback>
        </mc:AlternateContent>
      </w:r>
      <w:bookmarkStart w:id="44" w:name="_Hlk25854617"/>
      <w:r w:rsidR="007D6EDB">
        <w:t>GENDER PORTRAYAL</w:t>
      </w:r>
      <w:r w:rsidR="008578B1" w:rsidRPr="008073AA">
        <w:t xml:space="preserve"> </w:t>
      </w:r>
      <w:bookmarkEnd w:id="44"/>
      <w:r w:rsidR="008578B1" w:rsidRPr="008073AA">
        <w:t>TYPE (TO BE SPECIFIED BY CS)</w:t>
      </w:r>
    </w:p>
    <w:p w14:paraId="19F829E7" w14:textId="77777777" w:rsidR="008578B1" w:rsidRPr="00942E94" w:rsidRDefault="008578B1" w:rsidP="008578B1"/>
    <w:p w14:paraId="606C4348" w14:textId="77777777" w:rsidR="008578B1" w:rsidRPr="00BC33B6" w:rsidRDefault="008578B1" w:rsidP="008578B1"/>
    <w:p w14:paraId="345DFC1F" w14:textId="77777777" w:rsidR="008578B1" w:rsidRPr="008073AA" w:rsidRDefault="008578B1" w:rsidP="008578B1"/>
    <w:p w14:paraId="149DF85F" w14:textId="77777777" w:rsidR="008578B1" w:rsidRPr="008073AA" w:rsidRDefault="008578B1" w:rsidP="008578B1"/>
    <w:p w14:paraId="0B4E1674" w14:textId="77777777" w:rsidR="008578B1" w:rsidRPr="008073AA" w:rsidRDefault="008578B1" w:rsidP="008578B1"/>
    <w:p w14:paraId="4DC00D9F" w14:textId="77777777" w:rsidR="008578B1" w:rsidRPr="008073AA" w:rsidRDefault="008578B1" w:rsidP="008578B1"/>
    <w:p w14:paraId="5BD7706A" w14:textId="77777777" w:rsidR="008578B1" w:rsidRPr="008073AA" w:rsidRDefault="008578B1" w:rsidP="008578B1"/>
    <w:p w14:paraId="730082AC" w14:textId="77777777" w:rsidR="008578B1" w:rsidRPr="008073AA" w:rsidRDefault="008578B1" w:rsidP="008578B1"/>
    <w:p w14:paraId="75A1FD76" w14:textId="77777777" w:rsidR="008578B1" w:rsidRPr="008073AA" w:rsidRDefault="008578B1" w:rsidP="008578B1"/>
    <w:p w14:paraId="6285972B" w14:textId="77777777" w:rsidR="008578B1" w:rsidRPr="00F63966" w:rsidRDefault="008578B1" w:rsidP="008578B1"/>
    <w:p w14:paraId="3A053DD7" w14:textId="77777777" w:rsidR="008578B1" w:rsidRPr="00F63966" w:rsidRDefault="008578B1" w:rsidP="008578B1"/>
    <w:p w14:paraId="76222630" w14:textId="77777777" w:rsidR="008578B1" w:rsidRDefault="008578B1" w:rsidP="008578B1"/>
    <w:p w14:paraId="171FEB69" w14:textId="77777777" w:rsidR="008578B1" w:rsidRDefault="008578B1" w:rsidP="008578B1"/>
    <w:p w14:paraId="3E96EB3E" w14:textId="77777777" w:rsidR="008578B1" w:rsidRDefault="008578B1" w:rsidP="008578B1"/>
    <w:p w14:paraId="3ECB8A08" w14:textId="77777777" w:rsidR="008578B1" w:rsidRDefault="008578B1" w:rsidP="008578B1"/>
    <w:p w14:paraId="217B2CF3" w14:textId="77777777" w:rsidR="008578B1" w:rsidRPr="00F63966" w:rsidRDefault="008578B1" w:rsidP="008578B1"/>
    <w:tbl>
      <w:tblPr>
        <w:tblW w:w="105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5"/>
        <w:gridCol w:w="2661"/>
        <w:gridCol w:w="3402"/>
      </w:tblGrid>
      <w:tr w:rsidR="003E2F0C" w:rsidRPr="00D6794F" w14:paraId="060020C8" w14:textId="77777777" w:rsidTr="003E2F0C">
        <w:tc>
          <w:tcPr>
            <w:tcW w:w="4535" w:type="dxa"/>
            <w:shd w:val="clear" w:color="auto" w:fill="auto"/>
            <w:vAlign w:val="center"/>
          </w:tcPr>
          <w:p w14:paraId="0D782A2A" w14:textId="77777777" w:rsidR="008578B1" w:rsidRPr="0076764C" w:rsidRDefault="008578B1" w:rsidP="007D4C04">
            <w:r w:rsidRPr="0076764C">
              <w:t xml:space="preserve">Female characters/actors only shown in test ad </w:t>
            </w:r>
          </w:p>
        </w:tc>
        <w:tc>
          <w:tcPr>
            <w:tcW w:w="2661" w:type="dxa"/>
            <w:shd w:val="clear" w:color="auto" w:fill="auto"/>
            <w:vAlign w:val="center"/>
          </w:tcPr>
          <w:p w14:paraId="55F65676" w14:textId="77777777" w:rsidR="008578B1" w:rsidRPr="000B3465" w:rsidRDefault="00913FA4" w:rsidP="007D4C04">
            <w:r>
              <w:t>GENDER PORTRAYAL</w:t>
            </w:r>
            <w:r w:rsidR="008578B1" w:rsidRPr="000B3465">
              <w:t xml:space="preserve"> TYPE = 1</w:t>
            </w:r>
          </w:p>
        </w:tc>
        <w:tc>
          <w:tcPr>
            <w:tcW w:w="3402" w:type="dxa"/>
            <w:shd w:val="clear" w:color="auto" w:fill="auto"/>
            <w:vAlign w:val="center"/>
          </w:tcPr>
          <w:p w14:paraId="665FD876" w14:textId="77777777" w:rsidR="008578B1" w:rsidRPr="00596453" w:rsidRDefault="008578B1" w:rsidP="007D4C04">
            <w:r w:rsidRPr="00596453">
              <w:t xml:space="preserve">SHOW </w:t>
            </w:r>
            <w:r w:rsidR="00985D83">
              <w:t>GENDERPORTRAYAL</w:t>
            </w:r>
            <w:r w:rsidRPr="00596453">
              <w:t>1 ONLY</w:t>
            </w:r>
          </w:p>
        </w:tc>
      </w:tr>
      <w:tr w:rsidR="003E2F0C" w:rsidRPr="00D6794F" w14:paraId="04A5C767" w14:textId="77777777" w:rsidTr="003E2F0C">
        <w:tc>
          <w:tcPr>
            <w:tcW w:w="4535" w:type="dxa"/>
            <w:shd w:val="clear" w:color="auto" w:fill="auto"/>
            <w:vAlign w:val="center"/>
          </w:tcPr>
          <w:p w14:paraId="4DF63A13" w14:textId="77777777" w:rsidR="008578B1" w:rsidRPr="003E6604" w:rsidRDefault="008578B1" w:rsidP="007D4C04">
            <w:r w:rsidRPr="003E6604">
              <w:t>Male characters/actors only shown in test ad</w:t>
            </w:r>
          </w:p>
        </w:tc>
        <w:tc>
          <w:tcPr>
            <w:tcW w:w="2661" w:type="dxa"/>
            <w:shd w:val="clear" w:color="auto" w:fill="auto"/>
            <w:vAlign w:val="center"/>
          </w:tcPr>
          <w:p w14:paraId="7A1EC530" w14:textId="77777777" w:rsidR="008578B1" w:rsidRPr="008F75E3" w:rsidRDefault="00913FA4" w:rsidP="007D4C04">
            <w:r>
              <w:t>GENDER PORTRAYAL</w:t>
            </w:r>
            <w:r w:rsidR="008578B1" w:rsidRPr="008F75E3">
              <w:t xml:space="preserve"> TYPE = 2</w:t>
            </w:r>
          </w:p>
        </w:tc>
        <w:tc>
          <w:tcPr>
            <w:tcW w:w="3402" w:type="dxa"/>
            <w:shd w:val="clear" w:color="auto" w:fill="auto"/>
            <w:vAlign w:val="center"/>
          </w:tcPr>
          <w:p w14:paraId="097FBDEC" w14:textId="77777777" w:rsidR="008578B1" w:rsidRPr="008F75E3" w:rsidRDefault="008578B1" w:rsidP="007D4C04">
            <w:r w:rsidRPr="008F75E3">
              <w:t xml:space="preserve">SHOW </w:t>
            </w:r>
            <w:bookmarkStart w:id="45" w:name="_Hlk25855107"/>
            <w:r w:rsidR="00985D83">
              <w:t>GENDERPORTRAYAL</w:t>
            </w:r>
            <w:bookmarkEnd w:id="45"/>
            <w:r w:rsidRPr="008F75E3">
              <w:t>2 ONLY</w:t>
            </w:r>
          </w:p>
        </w:tc>
      </w:tr>
      <w:tr w:rsidR="003E2F0C" w:rsidRPr="00D6794F" w14:paraId="19E11FBB" w14:textId="77777777" w:rsidTr="003E2F0C">
        <w:tc>
          <w:tcPr>
            <w:tcW w:w="4535" w:type="dxa"/>
            <w:shd w:val="clear" w:color="auto" w:fill="auto"/>
            <w:vAlign w:val="center"/>
          </w:tcPr>
          <w:p w14:paraId="66DF6487" w14:textId="77777777" w:rsidR="008578B1" w:rsidRPr="00ED11EC" w:rsidRDefault="008578B1" w:rsidP="007D4C04">
            <w:r w:rsidRPr="00ED11EC">
              <w:t>Both Female and Male characters/actors shown in test ad</w:t>
            </w:r>
          </w:p>
        </w:tc>
        <w:tc>
          <w:tcPr>
            <w:tcW w:w="2661" w:type="dxa"/>
            <w:shd w:val="clear" w:color="auto" w:fill="auto"/>
            <w:vAlign w:val="center"/>
          </w:tcPr>
          <w:p w14:paraId="23206C08" w14:textId="77777777" w:rsidR="008578B1" w:rsidRPr="00116E09" w:rsidRDefault="00913FA4" w:rsidP="007D4C04">
            <w:r>
              <w:t>GENDER PORTRAYAL</w:t>
            </w:r>
            <w:r w:rsidR="008578B1" w:rsidRPr="00116E09">
              <w:t xml:space="preserve"> TYPE = 3</w:t>
            </w:r>
          </w:p>
        </w:tc>
        <w:tc>
          <w:tcPr>
            <w:tcW w:w="3402" w:type="dxa"/>
            <w:shd w:val="clear" w:color="auto" w:fill="auto"/>
            <w:vAlign w:val="center"/>
          </w:tcPr>
          <w:p w14:paraId="2DDD3258" w14:textId="77777777" w:rsidR="008578B1" w:rsidRPr="00B104A3" w:rsidRDefault="008578B1" w:rsidP="007D4C04">
            <w:r w:rsidRPr="00B104A3">
              <w:t xml:space="preserve">SHOW BOTH </w:t>
            </w:r>
            <w:r w:rsidR="00985D83">
              <w:t>GENDERPORTRAYAL</w:t>
            </w:r>
            <w:r w:rsidRPr="00B104A3">
              <w:t>1/</w:t>
            </w:r>
            <w:r w:rsidR="00985D83">
              <w:t xml:space="preserve"> GENDERPORTRAYAL</w:t>
            </w:r>
            <w:r w:rsidRPr="00B104A3">
              <w:t>2</w:t>
            </w:r>
          </w:p>
        </w:tc>
      </w:tr>
    </w:tbl>
    <w:p w14:paraId="6C8B0087" w14:textId="77777777" w:rsidR="008578B1" w:rsidRPr="00156398" w:rsidRDefault="008578B1" w:rsidP="008578B1"/>
    <w:p w14:paraId="2BA032B4" w14:textId="77777777" w:rsidR="008578B1" w:rsidRPr="00BC33B6" w:rsidRDefault="008578B1" w:rsidP="008578B1"/>
    <w:p w14:paraId="3BC60061" w14:textId="77777777" w:rsidR="008578B1" w:rsidRDefault="003232E3" w:rsidP="008578B1">
      <w:r>
        <w:t>GENDERPORTRAYAL</w:t>
      </w:r>
      <w:r w:rsidR="008578B1" w:rsidRPr="008073AA">
        <w:t xml:space="preserve">1/2 TO BE ASKED </w:t>
      </w:r>
      <w:r w:rsidR="008578B1">
        <w:t>BEFORE</w:t>
      </w:r>
      <w:r w:rsidR="008578B1" w:rsidRPr="008073AA">
        <w:t xml:space="preserve"> </w:t>
      </w:r>
      <w:r w:rsidR="008578B1">
        <w:t xml:space="preserve">ADDITIONAL </w:t>
      </w:r>
      <w:r w:rsidR="008578B1" w:rsidRPr="008073AA">
        <w:t xml:space="preserve">CLIENT CUSTOM </w:t>
      </w:r>
      <w:r w:rsidR="008578B1">
        <w:t>QUESTIONS.</w:t>
      </w:r>
    </w:p>
    <w:p w14:paraId="36094CAD" w14:textId="77777777" w:rsidR="008578B1" w:rsidRDefault="008578B1" w:rsidP="008578B1"/>
    <w:p w14:paraId="1DCF4E9C" w14:textId="77777777" w:rsidR="008578B1" w:rsidRPr="008073AA" w:rsidRDefault="008578B1" w:rsidP="008578B1">
      <w:r w:rsidRPr="008073AA">
        <w:t xml:space="preserve">IF </w:t>
      </w:r>
      <w:r w:rsidR="00913FA4">
        <w:t>GENDER PORTRAYAL</w:t>
      </w:r>
      <w:r w:rsidRPr="008073AA">
        <w:t xml:space="preserve"> TYPE = 1 OR 3 ASK GE</w:t>
      </w:r>
      <w:r w:rsidR="00D627D8">
        <w:t>NDERPORTRAYAL</w:t>
      </w:r>
      <w:r w:rsidRPr="008073AA">
        <w:t>1 OTHERWISE SKIP TO G</w:t>
      </w:r>
      <w:r w:rsidR="00D627D8">
        <w:t>ENDERPORTRAYAL</w:t>
      </w:r>
      <w:r w:rsidRPr="008073AA">
        <w:t>2</w:t>
      </w:r>
    </w:p>
    <w:p w14:paraId="35076E45" w14:textId="77777777" w:rsidR="008578B1" w:rsidRPr="008073AA" w:rsidRDefault="008578B1" w:rsidP="008578B1"/>
    <w:p w14:paraId="791E1E5C" w14:textId="77777777" w:rsidR="008578B1" w:rsidRPr="008073AA" w:rsidRDefault="008578B1" w:rsidP="008578B1">
      <w:pPr>
        <w:rPr>
          <w:color w:val="auto"/>
        </w:rPr>
      </w:pPr>
      <w:r w:rsidRPr="008073AA">
        <w:rPr>
          <w:color w:val="auto"/>
        </w:rPr>
        <w:t xml:space="preserve">FEMALE GENDER </w:t>
      </w:r>
      <w:r>
        <w:rPr>
          <w:color w:val="auto"/>
        </w:rPr>
        <w:t>PORTRAYAL QUESTION</w:t>
      </w:r>
    </w:p>
    <w:p w14:paraId="137FB2B3" w14:textId="77777777" w:rsidR="008578B1" w:rsidRPr="008073AA" w:rsidRDefault="003232E3" w:rsidP="008578B1">
      <w:r>
        <w:t>GENDERPORTRAYAL</w:t>
      </w:r>
      <w:r w:rsidR="008578B1" w:rsidRPr="008073AA">
        <w:t>1</w:t>
      </w:r>
    </w:p>
    <w:p w14:paraId="24F7397F" w14:textId="77777777" w:rsidR="008578B1" w:rsidRDefault="008578B1" w:rsidP="008578B1">
      <w:r>
        <w:rPr>
          <w:rFonts w:cs="Arial"/>
        </w:rPr>
        <w:t>CORE (</w:t>
      </w:r>
      <w:r w:rsidRPr="0066057F">
        <w:rPr>
          <w:rFonts w:cs="Arial"/>
        </w:rPr>
        <w:t>IF FEMALE CHARACTERS SHOWN</w:t>
      </w:r>
      <w:r>
        <w:rPr>
          <w:rFonts w:cs="Arial"/>
        </w:rPr>
        <w:t xml:space="preserve">) </w:t>
      </w:r>
    </w:p>
    <w:p w14:paraId="3B658704" w14:textId="77777777" w:rsidR="008578B1" w:rsidRDefault="008578B1" w:rsidP="008578B1">
      <w:r w:rsidRPr="003D0C1F">
        <w:t>How much do you agree with the following statements?</w:t>
      </w:r>
    </w:p>
    <w:p w14:paraId="40F9820A" w14:textId="77777777" w:rsidR="008578B1" w:rsidRDefault="008578B1" w:rsidP="008578B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9781"/>
      </w:tblGrid>
      <w:tr w:rsidR="008578B1" w:rsidRPr="000A0318" w14:paraId="466FF534" w14:textId="77777777" w:rsidTr="00DB10B9">
        <w:tc>
          <w:tcPr>
            <w:tcW w:w="817" w:type="dxa"/>
          </w:tcPr>
          <w:p w14:paraId="3EFE8E74" w14:textId="77777777" w:rsidR="008578B1" w:rsidRPr="00FD1D04" w:rsidRDefault="008578B1" w:rsidP="007D4C04">
            <w:pPr>
              <w:rPr>
                <w:color w:val="FF0000"/>
              </w:rPr>
            </w:pPr>
            <w:r w:rsidRPr="00FD1D04">
              <w:rPr>
                <w:color w:val="FF0000"/>
              </w:rPr>
              <w:t>GEM</w:t>
            </w:r>
          </w:p>
        </w:tc>
        <w:tc>
          <w:tcPr>
            <w:tcW w:w="9781" w:type="dxa"/>
            <w:shd w:val="clear" w:color="auto" w:fill="auto"/>
          </w:tcPr>
          <w:p w14:paraId="46ABC34B" w14:textId="77777777" w:rsidR="008578B1" w:rsidRPr="000A0318" w:rsidRDefault="008578B1" w:rsidP="007D4C04">
            <w:r w:rsidRPr="000A0318">
              <w:t>I think highly of the way women are presented in the ad</w:t>
            </w:r>
          </w:p>
        </w:tc>
      </w:tr>
      <w:tr w:rsidR="008578B1" w:rsidRPr="000A0318" w14:paraId="25D1D54B" w14:textId="77777777" w:rsidTr="00DB10B9">
        <w:tc>
          <w:tcPr>
            <w:tcW w:w="817" w:type="dxa"/>
          </w:tcPr>
          <w:p w14:paraId="501EA761" w14:textId="77777777" w:rsidR="008578B1" w:rsidRPr="00FD1D04" w:rsidRDefault="008578B1" w:rsidP="007D4C04">
            <w:pPr>
              <w:rPr>
                <w:color w:val="FF0000"/>
              </w:rPr>
            </w:pPr>
            <w:r w:rsidRPr="00FD1D04">
              <w:rPr>
                <w:color w:val="FF0000"/>
              </w:rPr>
              <w:t>GEM</w:t>
            </w:r>
          </w:p>
        </w:tc>
        <w:tc>
          <w:tcPr>
            <w:tcW w:w="9781" w:type="dxa"/>
            <w:shd w:val="clear" w:color="auto" w:fill="auto"/>
          </w:tcPr>
          <w:p w14:paraId="430805C3" w14:textId="77777777" w:rsidR="008578B1" w:rsidRPr="000A0318" w:rsidRDefault="008578B1" w:rsidP="007D4C04">
            <w:r w:rsidRPr="000A0318">
              <w:t>Women are presented in a respectful manner in the ad</w:t>
            </w:r>
          </w:p>
        </w:tc>
      </w:tr>
      <w:tr w:rsidR="008578B1" w:rsidRPr="000A0318" w14:paraId="64547724" w14:textId="77777777" w:rsidTr="00DB10B9">
        <w:tc>
          <w:tcPr>
            <w:tcW w:w="817" w:type="dxa"/>
          </w:tcPr>
          <w:p w14:paraId="7DF074B6" w14:textId="77777777" w:rsidR="008578B1" w:rsidRPr="00FD1D04" w:rsidRDefault="008578B1" w:rsidP="007D4C04">
            <w:pPr>
              <w:rPr>
                <w:color w:val="FF0000"/>
              </w:rPr>
            </w:pPr>
            <w:r w:rsidRPr="00FD1D04">
              <w:rPr>
                <w:color w:val="FF0000"/>
              </w:rPr>
              <w:t>GEM</w:t>
            </w:r>
          </w:p>
        </w:tc>
        <w:tc>
          <w:tcPr>
            <w:tcW w:w="9781" w:type="dxa"/>
            <w:shd w:val="clear" w:color="auto" w:fill="auto"/>
          </w:tcPr>
          <w:p w14:paraId="0CBA5B7D" w14:textId="77777777" w:rsidR="008578B1" w:rsidRPr="000A0318" w:rsidRDefault="008578B1" w:rsidP="007D4C04">
            <w:r w:rsidRPr="000A0318">
              <w:t>It is inappropriate how women are featured in the ad</w:t>
            </w:r>
          </w:p>
        </w:tc>
      </w:tr>
      <w:tr w:rsidR="008578B1" w:rsidRPr="000A0318" w14:paraId="0B71D6CA" w14:textId="77777777" w:rsidTr="00DB10B9">
        <w:tc>
          <w:tcPr>
            <w:tcW w:w="817" w:type="dxa"/>
          </w:tcPr>
          <w:p w14:paraId="176B8AC7" w14:textId="77777777" w:rsidR="008578B1" w:rsidRPr="00FD1D04" w:rsidRDefault="008578B1" w:rsidP="007D4C04">
            <w:pPr>
              <w:rPr>
                <w:color w:val="FF0000"/>
              </w:rPr>
            </w:pPr>
            <w:r w:rsidRPr="00FD1D04">
              <w:rPr>
                <w:color w:val="FF0000"/>
              </w:rPr>
              <w:t>GEM</w:t>
            </w:r>
          </w:p>
        </w:tc>
        <w:tc>
          <w:tcPr>
            <w:tcW w:w="9781" w:type="dxa"/>
            <w:shd w:val="clear" w:color="auto" w:fill="auto"/>
          </w:tcPr>
          <w:p w14:paraId="13B7C0F3" w14:textId="77777777" w:rsidR="008578B1" w:rsidRPr="000A0318" w:rsidRDefault="008578B1" w:rsidP="007D4C04">
            <w:r w:rsidRPr="000A0318">
              <w:t>Women are presented in the ad in a manner where they can be seen as good role models for other women and young girls</w:t>
            </w:r>
          </w:p>
        </w:tc>
      </w:tr>
      <w:tr w:rsidR="008578B1" w:rsidRPr="009510F4" w14:paraId="23FF3584" w14:textId="77777777" w:rsidTr="00DB10B9">
        <w:tc>
          <w:tcPr>
            <w:tcW w:w="817" w:type="dxa"/>
            <w:tcBorders>
              <w:top w:val="single" w:sz="4" w:space="0" w:color="auto"/>
              <w:left w:val="single" w:sz="4" w:space="0" w:color="auto"/>
              <w:bottom w:val="single" w:sz="4" w:space="0" w:color="auto"/>
              <w:right w:val="single" w:sz="4" w:space="0" w:color="auto"/>
            </w:tcBorders>
          </w:tcPr>
          <w:p w14:paraId="2949B2D0" w14:textId="77777777" w:rsidR="008578B1" w:rsidRPr="00FD1D04" w:rsidRDefault="008578B1" w:rsidP="007D4C04">
            <w:pPr>
              <w:rPr>
                <w:color w:val="FF0000"/>
              </w:rPr>
            </w:pPr>
            <w:r w:rsidRPr="00FD1D04">
              <w:rPr>
                <w:color w:val="FF0000"/>
              </w:rPr>
              <w:t>UM</w:t>
            </w:r>
          </w:p>
        </w:tc>
        <w:tc>
          <w:tcPr>
            <w:tcW w:w="9781" w:type="dxa"/>
            <w:tcBorders>
              <w:top w:val="single" w:sz="4" w:space="0" w:color="auto"/>
              <w:left w:val="single" w:sz="4" w:space="0" w:color="auto"/>
              <w:bottom w:val="single" w:sz="4" w:space="0" w:color="auto"/>
              <w:right w:val="single" w:sz="4" w:space="0" w:color="auto"/>
            </w:tcBorders>
            <w:shd w:val="clear" w:color="auto" w:fill="auto"/>
          </w:tcPr>
          <w:p w14:paraId="0B5DAE95" w14:textId="77777777" w:rsidR="008578B1" w:rsidRPr="00FD1D04" w:rsidRDefault="008578B1" w:rsidP="007D4C04">
            <w:r w:rsidRPr="00FD1D04">
              <w:t>This advertising presents a positive image of the female character/s that sets a good example for others</w:t>
            </w:r>
          </w:p>
        </w:tc>
      </w:tr>
    </w:tbl>
    <w:p w14:paraId="10B4C2F3" w14:textId="77777777" w:rsidR="008578B1" w:rsidRDefault="008578B1" w:rsidP="008578B1"/>
    <w:p w14:paraId="01A7AE63" w14:textId="77777777" w:rsidR="008578B1" w:rsidRPr="00724E53" w:rsidRDefault="008578B1" w:rsidP="008578B1">
      <w:r w:rsidRPr="00724E53">
        <w:rPr>
          <w:lang w:val="en-US"/>
        </w:rPr>
        <w:t>Strongly</w:t>
      </w:r>
      <w:r w:rsidRPr="00724E53">
        <w:t xml:space="preserve"> agree</w:t>
      </w:r>
    </w:p>
    <w:p w14:paraId="18D9B1BB" w14:textId="77777777" w:rsidR="008578B1" w:rsidRPr="00724E53" w:rsidRDefault="008578B1" w:rsidP="008578B1">
      <w:r w:rsidRPr="00724E53">
        <w:t>Slightly agree</w:t>
      </w:r>
    </w:p>
    <w:p w14:paraId="72841B63" w14:textId="77777777" w:rsidR="008578B1" w:rsidRPr="00724E53" w:rsidRDefault="008578B1" w:rsidP="008578B1">
      <w:r w:rsidRPr="00724E53">
        <w:t>Neither agree nor disagree</w:t>
      </w:r>
    </w:p>
    <w:p w14:paraId="511BA31B" w14:textId="77777777" w:rsidR="008578B1" w:rsidRPr="00724E53" w:rsidRDefault="008578B1" w:rsidP="008578B1">
      <w:r w:rsidRPr="00724E53">
        <w:t>Slightly disagree</w:t>
      </w:r>
    </w:p>
    <w:p w14:paraId="2C4D27E3" w14:textId="77777777" w:rsidR="008578B1" w:rsidRPr="00942E94" w:rsidRDefault="008578B1" w:rsidP="008578B1">
      <w:r w:rsidRPr="00724E53">
        <w:rPr>
          <w:lang w:val="en-US"/>
        </w:rPr>
        <w:t>Strongly</w:t>
      </w:r>
      <w:r w:rsidRPr="00942E94">
        <w:t xml:space="preserve"> disagree</w:t>
      </w:r>
    </w:p>
    <w:p w14:paraId="27000A94" w14:textId="77777777" w:rsidR="008578B1" w:rsidRPr="00942E94" w:rsidRDefault="008578B1" w:rsidP="008578B1"/>
    <w:p w14:paraId="47A2A4CF" w14:textId="77777777" w:rsidR="008578B1" w:rsidRPr="00942E94" w:rsidRDefault="008578B1" w:rsidP="008578B1">
      <w:r>
        <w:t xml:space="preserve">SHOW AS DYNAMIC GRID. BLANK ADJACENT CARDS. </w:t>
      </w:r>
      <w:r w:rsidRPr="00942E94">
        <w:t>AUTO AD</w:t>
      </w:r>
      <w:r>
        <w:t xml:space="preserve">VANCE AND BACK BUTTON ENABLED. </w:t>
      </w:r>
      <w:r w:rsidRPr="00942E94">
        <w:t>DO NOT RANDOMISE STA</w:t>
      </w:r>
      <w:r>
        <w:t xml:space="preserve">TEMENTS. </w:t>
      </w:r>
      <w:r w:rsidRPr="00942E94">
        <w:t>ALIGN RESPONSES HORIZONTALLY.</w:t>
      </w:r>
    </w:p>
    <w:p w14:paraId="45997942" w14:textId="77777777" w:rsidR="008578B1" w:rsidRPr="00BC33B6" w:rsidRDefault="008578B1" w:rsidP="008578B1">
      <w:r>
        <w:br w:type="page"/>
      </w:r>
    </w:p>
    <w:p w14:paraId="2BCDAD92" w14:textId="77777777" w:rsidR="008578B1" w:rsidRPr="00BC33B6" w:rsidRDefault="008578B1" w:rsidP="008578B1">
      <w:r w:rsidRPr="00BC33B6">
        <w:lastRenderedPageBreak/>
        <w:t xml:space="preserve">IF </w:t>
      </w:r>
      <w:r w:rsidR="00913FA4">
        <w:t>GENDER PORTRAYAL</w:t>
      </w:r>
      <w:r w:rsidRPr="00BC33B6">
        <w:t xml:space="preserve"> TYPE = 2 OR 3 ASK GE</w:t>
      </w:r>
      <w:r w:rsidR="00D627D8">
        <w:t>NDERPORTRAYAL</w:t>
      </w:r>
      <w:r w:rsidRPr="00BC33B6">
        <w:t>2 OTHERWISE SKIP</w:t>
      </w:r>
    </w:p>
    <w:p w14:paraId="0C8896A7" w14:textId="77777777" w:rsidR="008578B1" w:rsidRPr="00BC33B6" w:rsidRDefault="008578B1" w:rsidP="008578B1"/>
    <w:p w14:paraId="6F084B9F" w14:textId="77777777" w:rsidR="008578B1" w:rsidRPr="008073AA" w:rsidRDefault="008578B1" w:rsidP="008578B1">
      <w:pPr>
        <w:rPr>
          <w:color w:val="auto"/>
        </w:rPr>
      </w:pPr>
      <w:r w:rsidRPr="008073AA">
        <w:rPr>
          <w:color w:val="auto"/>
        </w:rPr>
        <w:t xml:space="preserve">MALE GENDER </w:t>
      </w:r>
      <w:r>
        <w:rPr>
          <w:color w:val="auto"/>
        </w:rPr>
        <w:t>PORTRAYAL QUESTION</w:t>
      </w:r>
    </w:p>
    <w:p w14:paraId="2C4A137D" w14:textId="77777777" w:rsidR="008578B1" w:rsidRPr="008073AA" w:rsidRDefault="003232E3" w:rsidP="008578B1">
      <w:pPr>
        <w:rPr>
          <w:color w:val="auto"/>
        </w:rPr>
      </w:pPr>
      <w:r>
        <w:t>GENDERPORTRAYAL</w:t>
      </w:r>
      <w:r w:rsidR="008578B1" w:rsidRPr="008073AA">
        <w:rPr>
          <w:color w:val="auto"/>
        </w:rPr>
        <w:t>2</w:t>
      </w:r>
    </w:p>
    <w:p w14:paraId="30DA7EA6" w14:textId="77777777" w:rsidR="008578B1" w:rsidRPr="00BB4117" w:rsidRDefault="008578B1" w:rsidP="008578B1">
      <w:pPr>
        <w:rPr>
          <w:color w:val="auto"/>
        </w:rPr>
      </w:pPr>
      <w:r>
        <w:rPr>
          <w:rFonts w:cs="Arial"/>
        </w:rPr>
        <w:t xml:space="preserve">CORE (IF </w:t>
      </w:r>
      <w:r w:rsidRPr="0066057F">
        <w:rPr>
          <w:rFonts w:cs="Arial"/>
        </w:rPr>
        <w:t>MALE CHARACTERS SHOWN</w:t>
      </w:r>
      <w:r>
        <w:rPr>
          <w:rFonts w:cs="Arial"/>
        </w:rPr>
        <w:t>)</w:t>
      </w:r>
    </w:p>
    <w:p w14:paraId="493970C8" w14:textId="77777777" w:rsidR="008578B1" w:rsidRDefault="008578B1" w:rsidP="008578B1">
      <w:r w:rsidRPr="003D0C1F">
        <w:t>How much do you agree with the following statements?</w:t>
      </w:r>
    </w:p>
    <w:p w14:paraId="3BA897A0" w14:textId="77777777" w:rsidR="008578B1" w:rsidRDefault="008578B1" w:rsidP="008578B1"/>
    <w:tbl>
      <w:tblPr>
        <w:tblW w:w="105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6"/>
        <w:gridCol w:w="9782"/>
      </w:tblGrid>
      <w:tr w:rsidR="008578B1" w:rsidRPr="008C4A8D" w14:paraId="4B285943" w14:textId="77777777" w:rsidTr="00DB10B9">
        <w:tc>
          <w:tcPr>
            <w:tcW w:w="816" w:type="dxa"/>
            <w:shd w:val="clear" w:color="auto" w:fill="auto"/>
          </w:tcPr>
          <w:p w14:paraId="4DCDAF57" w14:textId="77777777" w:rsidR="008578B1" w:rsidRPr="008C4A8D" w:rsidRDefault="008578B1" w:rsidP="007D4C04">
            <w:r w:rsidRPr="00415B76">
              <w:rPr>
                <w:color w:val="FF0000"/>
              </w:rPr>
              <w:t>GEM</w:t>
            </w:r>
          </w:p>
        </w:tc>
        <w:tc>
          <w:tcPr>
            <w:tcW w:w="9782" w:type="dxa"/>
            <w:shd w:val="clear" w:color="auto" w:fill="auto"/>
          </w:tcPr>
          <w:p w14:paraId="66CC6AC1" w14:textId="77777777" w:rsidR="008578B1" w:rsidRPr="008C4A8D" w:rsidRDefault="008578B1" w:rsidP="007D4C04">
            <w:r w:rsidRPr="008C4A8D">
              <w:t>I think highly of the way men are presented in the ad</w:t>
            </w:r>
          </w:p>
        </w:tc>
      </w:tr>
      <w:tr w:rsidR="008578B1" w:rsidRPr="008C4A8D" w14:paraId="7E25A234" w14:textId="77777777" w:rsidTr="00DB10B9">
        <w:tc>
          <w:tcPr>
            <w:tcW w:w="816" w:type="dxa"/>
            <w:shd w:val="clear" w:color="auto" w:fill="auto"/>
          </w:tcPr>
          <w:p w14:paraId="65F52F70" w14:textId="77777777" w:rsidR="008578B1" w:rsidRPr="008C4A8D" w:rsidRDefault="008578B1" w:rsidP="007D4C04">
            <w:r w:rsidRPr="00415B76">
              <w:rPr>
                <w:color w:val="FF0000"/>
              </w:rPr>
              <w:t>GEM</w:t>
            </w:r>
          </w:p>
        </w:tc>
        <w:tc>
          <w:tcPr>
            <w:tcW w:w="9782" w:type="dxa"/>
            <w:shd w:val="clear" w:color="auto" w:fill="auto"/>
          </w:tcPr>
          <w:p w14:paraId="0A29BC33" w14:textId="77777777" w:rsidR="008578B1" w:rsidRPr="008C4A8D" w:rsidRDefault="008578B1" w:rsidP="007D4C04">
            <w:r w:rsidRPr="008C4A8D">
              <w:t>Men are presented in a respectful manner in the ad</w:t>
            </w:r>
          </w:p>
        </w:tc>
      </w:tr>
      <w:tr w:rsidR="008578B1" w:rsidRPr="008C4A8D" w14:paraId="1EBB727F" w14:textId="77777777" w:rsidTr="00DB10B9">
        <w:tc>
          <w:tcPr>
            <w:tcW w:w="816" w:type="dxa"/>
            <w:shd w:val="clear" w:color="auto" w:fill="auto"/>
          </w:tcPr>
          <w:p w14:paraId="04CC8F25" w14:textId="77777777" w:rsidR="008578B1" w:rsidRPr="008C4A8D" w:rsidRDefault="008578B1" w:rsidP="007D4C04">
            <w:r w:rsidRPr="00415B76">
              <w:rPr>
                <w:color w:val="FF0000"/>
              </w:rPr>
              <w:t>GEM</w:t>
            </w:r>
          </w:p>
        </w:tc>
        <w:tc>
          <w:tcPr>
            <w:tcW w:w="9782" w:type="dxa"/>
            <w:shd w:val="clear" w:color="auto" w:fill="auto"/>
          </w:tcPr>
          <w:p w14:paraId="369C216F" w14:textId="77777777" w:rsidR="008578B1" w:rsidRPr="008C4A8D" w:rsidRDefault="008578B1" w:rsidP="007D4C04">
            <w:r w:rsidRPr="008C4A8D">
              <w:t>It is inappropriate how men are featured in the ad</w:t>
            </w:r>
          </w:p>
        </w:tc>
      </w:tr>
      <w:tr w:rsidR="008578B1" w:rsidRPr="008C4A8D" w14:paraId="16958761" w14:textId="77777777" w:rsidTr="00DB10B9">
        <w:tc>
          <w:tcPr>
            <w:tcW w:w="816" w:type="dxa"/>
            <w:shd w:val="clear" w:color="auto" w:fill="auto"/>
          </w:tcPr>
          <w:p w14:paraId="18243D71" w14:textId="77777777" w:rsidR="008578B1" w:rsidRPr="008C4A8D" w:rsidRDefault="008578B1" w:rsidP="007D4C04">
            <w:r w:rsidRPr="00415B76">
              <w:rPr>
                <w:color w:val="FF0000"/>
              </w:rPr>
              <w:t>GEM</w:t>
            </w:r>
          </w:p>
        </w:tc>
        <w:tc>
          <w:tcPr>
            <w:tcW w:w="9782" w:type="dxa"/>
            <w:shd w:val="clear" w:color="auto" w:fill="auto"/>
          </w:tcPr>
          <w:p w14:paraId="4155E095" w14:textId="77777777" w:rsidR="008578B1" w:rsidRPr="008C4A8D" w:rsidRDefault="008578B1" w:rsidP="007D4C04">
            <w:r w:rsidRPr="008C4A8D">
              <w:t>Men are presented in the ad in a manner where they can be seen as good role models for other men and young boys</w:t>
            </w:r>
          </w:p>
        </w:tc>
      </w:tr>
      <w:tr w:rsidR="008578B1" w:rsidRPr="008C4A8D" w14:paraId="1F2F2F9B" w14:textId="77777777" w:rsidTr="00DB10B9">
        <w:tc>
          <w:tcPr>
            <w:tcW w:w="816" w:type="dxa"/>
            <w:shd w:val="clear" w:color="auto" w:fill="auto"/>
          </w:tcPr>
          <w:p w14:paraId="01774027" w14:textId="77777777" w:rsidR="008578B1" w:rsidRPr="00FD1D04" w:rsidRDefault="008578B1" w:rsidP="007D4C04">
            <w:r w:rsidRPr="00415B76">
              <w:rPr>
                <w:color w:val="FF0000"/>
              </w:rPr>
              <w:t>UM</w:t>
            </w:r>
          </w:p>
        </w:tc>
        <w:tc>
          <w:tcPr>
            <w:tcW w:w="9782" w:type="dxa"/>
            <w:shd w:val="clear" w:color="auto" w:fill="auto"/>
          </w:tcPr>
          <w:p w14:paraId="56E4B637" w14:textId="77777777" w:rsidR="008578B1" w:rsidRPr="008C4A8D" w:rsidRDefault="008578B1" w:rsidP="007D4C04">
            <w:r w:rsidRPr="00FD1D04">
              <w:t>This advertising presents a positive image of the male character/s that sets a good example for others</w:t>
            </w:r>
          </w:p>
        </w:tc>
      </w:tr>
    </w:tbl>
    <w:p w14:paraId="70420128" w14:textId="77777777" w:rsidR="008578B1" w:rsidRPr="006F60C4" w:rsidRDefault="008578B1" w:rsidP="008578B1">
      <w:pPr>
        <w:rPr>
          <w:color w:val="auto"/>
        </w:rPr>
      </w:pPr>
    </w:p>
    <w:p w14:paraId="2F33500C" w14:textId="77777777" w:rsidR="008578B1" w:rsidRPr="00724E53" w:rsidRDefault="008578B1" w:rsidP="008578B1">
      <w:r w:rsidRPr="00724E53">
        <w:rPr>
          <w:lang w:val="en-US"/>
        </w:rPr>
        <w:t>Strongly</w:t>
      </w:r>
      <w:r w:rsidRPr="00724E53">
        <w:t xml:space="preserve"> agree</w:t>
      </w:r>
    </w:p>
    <w:p w14:paraId="5E92A138" w14:textId="77777777" w:rsidR="008578B1" w:rsidRPr="006F60C4" w:rsidRDefault="008578B1" w:rsidP="008578B1">
      <w:r w:rsidRPr="006F60C4">
        <w:t>Slightly agree</w:t>
      </w:r>
    </w:p>
    <w:p w14:paraId="3A3FB869" w14:textId="77777777" w:rsidR="008578B1" w:rsidRPr="00676D12" w:rsidRDefault="008578B1" w:rsidP="008578B1">
      <w:r w:rsidRPr="00676D12">
        <w:t>Neither agree nor disagree</w:t>
      </w:r>
    </w:p>
    <w:p w14:paraId="39927088" w14:textId="77777777" w:rsidR="008578B1" w:rsidRPr="00F84A39" w:rsidRDefault="008578B1" w:rsidP="008578B1">
      <w:r w:rsidRPr="005511C7">
        <w:t>S</w:t>
      </w:r>
      <w:r w:rsidRPr="00EE3A9C">
        <w:t>lightly</w:t>
      </w:r>
      <w:r w:rsidRPr="005725DA">
        <w:t xml:space="preserve"> </w:t>
      </w:r>
      <w:r w:rsidRPr="00F84A39">
        <w:t>disagree</w:t>
      </w:r>
    </w:p>
    <w:p w14:paraId="41F3E9D2" w14:textId="77777777" w:rsidR="008578B1" w:rsidRPr="00942E94" w:rsidRDefault="008578B1" w:rsidP="008578B1">
      <w:r w:rsidRPr="00724E53">
        <w:rPr>
          <w:lang w:val="en-US"/>
        </w:rPr>
        <w:t>Strongly</w:t>
      </w:r>
      <w:r w:rsidRPr="00724E53">
        <w:t xml:space="preserve"> disagree</w:t>
      </w:r>
    </w:p>
    <w:p w14:paraId="455E0404" w14:textId="77777777" w:rsidR="008578B1" w:rsidRPr="00942E94" w:rsidRDefault="008578B1" w:rsidP="008578B1"/>
    <w:p w14:paraId="42CCE86B" w14:textId="77777777" w:rsidR="008578B1" w:rsidRPr="00942E94" w:rsidRDefault="008578B1" w:rsidP="008578B1">
      <w:r>
        <w:t xml:space="preserve">SHOW AS DYNAMIC GRID. BLANK ADJACENT CARDS. </w:t>
      </w:r>
      <w:r w:rsidRPr="00942E94">
        <w:t>AUTO AD</w:t>
      </w:r>
      <w:r>
        <w:t xml:space="preserve">VANCE AND BACK BUTTON ENABLED. </w:t>
      </w:r>
      <w:r w:rsidRPr="00942E94">
        <w:t>DO NOT RANDOMIS</w:t>
      </w:r>
      <w:r>
        <w:t xml:space="preserve">E STATEMENTS. </w:t>
      </w:r>
      <w:r w:rsidRPr="00942E94">
        <w:t>ALIGN RESPONSES HORIZONTALLY.</w:t>
      </w:r>
    </w:p>
    <w:p w14:paraId="49FD17FA" w14:textId="1B04E006" w:rsidR="008578B1" w:rsidRDefault="008578B1" w:rsidP="008578B1">
      <w:pPr>
        <w:pStyle w:val="Footer"/>
        <w:tabs>
          <w:tab w:val="clear" w:pos="4819"/>
          <w:tab w:val="clear" w:pos="9071"/>
        </w:tabs>
      </w:pPr>
    </w:p>
    <w:p w14:paraId="25130E0A" w14:textId="641B8C16" w:rsidR="00FB3E38" w:rsidRDefault="00FB3E38" w:rsidP="008578B1">
      <w:pPr>
        <w:pStyle w:val="Footer"/>
        <w:tabs>
          <w:tab w:val="clear" w:pos="4819"/>
          <w:tab w:val="clear" w:pos="9071"/>
        </w:tabs>
      </w:pPr>
    </w:p>
    <w:p w14:paraId="0868BC38" w14:textId="77777777" w:rsidR="00FB3E38" w:rsidRDefault="00FB3E38">
      <w:pPr>
        <w:rPr>
          <w:color w:val="auto"/>
        </w:rPr>
      </w:pPr>
      <w:r>
        <w:br w:type="page"/>
      </w:r>
    </w:p>
    <w:p w14:paraId="0FDA13AB" w14:textId="4F90FDE3" w:rsidR="00FB3E38" w:rsidRPr="00942E94" w:rsidRDefault="00FB3E38" w:rsidP="008578B1">
      <w:pPr>
        <w:pStyle w:val="Footer"/>
        <w:tabs>
          <w:tab w:val="clear" w:pos="4819"/>
          <w:tab w:val="clear" w:pos="9071"/>
        </w:tabs>
      </w:pPr>
      <w:r>
        <w:lastRenderedPageBreak/>
        <w:t>CLIENT SPECIFIC QUESTIONS</w:t>
      </w:r>
    </w:p>
    <w:bookmarkEnd w:id="41"/>
    <w:bookmarkEnd w:id="42"/>
    <w:bookmarkEnd w:id="43"/>
    <w:p w14:paraId="74B3242A" w14:textId="35096026" w:rsidR="00276EF5" w:rsidRDefault="00276EF5" w:rsidP="00866560"/>
    <w:p w14:paraId="3460A2B4" w14:textId="0BE0A58E" w:rsidR="00A668E7" w:rsidRPr="006275B7" w:rsidRDefault="00A668E7" w:rsidP="00A668E7">
      <w:pPr>
        <w:rPr>
          <w:color w:val="auto"/>
        </w:rPr>
      </w:pPr>
      <w:r w:rsidRPr="006275B7">
        <w:rPr>
          <w:color w:val="auto"/>
        </w:rPr>
        <w:t xml:space="preserve">MOOD AND FEEL </w:t>
      </w:r>
    </w:p>
    <w:p w14:paraId="7A4EAA3B" w14:textId="77777777" w:rsidR="00A668E7" w:rsidRPr="006275B7" w:rsidRDefault="00A668E7" w:rsidP="00A668E7">
      <w:r w:rsidRPr="006275B7">
        <w:t>OP42</w:t>
      </w:r>
    </w:p>
    <w:p w14:paraId="1E8393B9" w14:textId="77777777" w:rsidR="00A668E7" w:rsidRPr="006275B7" w:rsidRDefault="00A668E7" w:rsidP="00A668E7">
      <w:r w:rsidRPr="006275B7">
        <w:t xml:space="preserve">Here are some words that people have used to describe the mood and feel of this ad. Please </w:t>
      </w:r>
      <w:r w:rsidRPr="006275B7">
        <w:rPr>
          <w:color w:val="auto"/>
        </w:rPr>
        <w:t xml:space="preserve">select </w:t>
      </w:r>
      <w:r w:rsidRPr="006275B7">
        <w:t xml:space="preserve">the words </w:t>
      </w:r>
      <w:commentRangeStart w:id="46"/>
      <w:r w:rsidRPr="006275B7">
        <w:t xml:space="preserve">you think </w:t>
      </w:r>
      <w:commentRangeEnd w:id="46"/>
      <w:r w:rsidR="00D80FF4">
        <w:rPr>
          <w:rStyle w:val="CommentReference"/>
        </w:rPr>
        <w:commentReference w:id="46"/>
      </w:r>
      <w:r w:rsidRPr="006275B7">
        <w:t>apply to the ad.</w:t>
      </w:r>
    </w:p>
    <w:p w14:paraId="38C6ED62" w14:textId="7322DF0A" w:rsidR="00A668E7" w:rsidRPr="00760EE4" w:rsidRDefault="00A668E7" w:rsidP="00A668E7"/>
    <w:tbl>
      <w:tblPr>
        <w:tblW w:w="3060" w:type="dxa"/>
        <w:tblInd w:w="108" w:type="dxa"/>
        <w:tblLayout w:type="fixed"/>
        <w:tblLook w:val="0000" w:firstRow="0" w:lastRow="0" w:firstColumn="0" w:lastColumn="0" w:noHBand="0" w:noVBand="0"/>
      </w:tblPr>
      <w:tblGrid>
        <w:gridCol w:w="540"/>
        <w:gridCol w:w="2520"/>
      </w:tblGrid>
      <w:tr w:rsidR="00A668E7" w:rsidRPr="006275B7" w14:paraId="5FEC8B91" w14:textId="77777777" w:rsidTr="00DF1DB8">
        <w:trPr>
          <w:cantSplit/>
        </w:trPr>
        <w:tc>
          <w:tcPr>
            <w:tcW w:w="540" w:type="dxa"/>
          </w:tcPr>
          <w:p w14:paraId="428DA5E3" w14:textId="77777777" w:rsidR="00A668E7" w:rsidRPr="00490CC2" w:rsidRDefault="00A668E7" w:rsidP="00DF1DB8">
            <w:pPr>
              <w:rPr>
                <w:i/>
                <w:color w:val="FF0000"/>
              </w:rPr>
            </w:pPr>
          </w:p>
        </w:tc>
        <w:tc>
          <w:tcPr>
            <w:tcW w:w="2520" w:type="dxa"/>
          </w:tcPr>
          <w:p w14:paraId="4F21D4C6" w14:textId="1BD387EF" w:rsidR="00A668E7" w:rsidRPr="00490CC2" w:rsidRDefault="00A668E7" w:rsidP="00DF1DB8">
            <w:pPr>
              <w:rPr>
                <w:i/>
                <w:color w:val="0000FF"/>
                <w:highlight w:val="yellow"/>
                <w:u w:val="single"/>
              </w:rPr>
            </w:pPr>
          </w:p>
        </w:tc>
      </w:tr>
      <w:tr w:rsidR="00A668E7" w:rsidRPr="006275B7" w14:paraId="19F45951" w14:textId="77777777" w:rsidTr="00DF1DB8">
        <w:trPr>
          <w:cantSplit/>
        </w:trPr>
        <w:tc>
          <w:tcPr>
            <w:tcW w:w="540" w:type="dxa"/>
          </w:tcPr>
          <w:p w14:paraId="10B31923" w14:textId="77777777" w:rsidR="00A668E7" w:rsidRPr="006275B7" w:rsidRDefault="00A668E7" w:rsidP="00DF1DB8">
            <w:pPr>
              <w:rPr>
                <w:i/>
                <w:color w:val="FF0000"/>
              </w:rPr>
            </w:pPr>
            <w:r w:rsidRPr="006275B7">
              <w:rPr>
                <w:i/>
                <w:color w:val="FF0000"/>
              </w:rPr>
              <w:t>1</w:t>
            </w:r>
          </w:p>
        </w:tc>
        <w:tc>
          <w:tcPr>
            <w:tcW w:w="2520" w:type="dxa"/>
          </w:tcPr>
          <w:p w14:paraId="41D816ED" w14:textId="77777777" w:rsidR="00A668E7" w:rsidRPr="006275B7" w:rsidRDefault="00A668E7" w:rsidP="00DF1DB8">
            <w:pPr>
              <w:rPr>
                <w:i/>
                <w:color w:val="0000FF"/>
                <w:highlight w:val="yellow"/>
              </w:rPr>
            </w:pPr>
            <w:r w:rsidRPr="006275B7">
              <w:rPr>
                <w:i/>
                <w:color w:val="0000FF"/>
                <w:highlight w:val="yellow"/>
              </w:rPr>
              <w:t xml:space="preserve">Fun </w:t>
            </w:r>
          </w:p>
        </w:tc>
      </w:tr>
      <w:tr w:rsidR="00A668E7" w:rsidRPr="006275B7" w14:paraId="53279031" w14:textId="77777777" w:rsidTr="00DF1DB8">
        <w:trPr>
          <w:cantSplit/>
        </w:trPr>
        <w:tc>
          <w:tcPr>
            <w:tcW w:w="540" w:type="dxa"/>
          </w:tcPr>
          <w:p w14:paraId="4E133C63" w14:textId="77777777" w:rsidR="00A668E7" w:rsidRPr="006275B7" w:rsidRDefault="00A668E7" w:rsidP="00DF1DB8">
            <w:pPr>
              <w:rPr>
                <w:i/>
                <w:color w:val="FF0000"/>
              </w:rPr>
            </w:pPr>
            <w:r w:rsidRPr="006275B7">
              <w:rPr>
                <w:i/>
                <w:color w:val="FF0000"/>
              </w:rPr>
              <w:t>4</w:t>
            </w:r>
          </w:p>
        </w:tc>
        <w:tc>
          <w:tcPr>
            <w:tcW w:w="2520" w:type="dxa"/>
          </w:tcPr>
          <w:p w14:paraId="53007223" w14:textId="77777777" w:rsidR="00A668E7" w:rsidRPr="006275B7" w:rsidRDefault="00A668E7" w:rsidP="00DF1DB8">
            <w:pPr>
              <w:rPr>
                <w:i/>
                <w:color w:val="0000FF"/>
                <w:highlight w:val="yellow"/>
              </w:rPr>
            </w:pPr>
            <w:r w:rsidRPr="006275B7">
              <w:rPr>
                <w:i/>
                <w:color w:val="0000FF"/>
                <w:highlight w:val="yellow"/>
              </w:rPr>
              <w:t>Lively</w:t>
            </w:r>
          </w:p>
        </w:tc>
      </w:tr>
      <w:tr w:rsidR="00A668E7" w:rsidRPr="006275B7" w14:paraId="6F3CBD46" w14:textId="77777777" w:rsidTr="00DF1DB8">
        <w:trPr>
          <w:cantSplit/>
        </w:trPr>
        <w:tc>
          <w:tcPr>
            <w:tcW w:w="540" w:type="dxa"/>
          </w:tcPr>
          <w:p w14:paraId="2FD37BB9" w14:textId="77777777" w:rsidR="00A668E7" w:rsidRPr="006275B7" w:rsidRDefault="00A668E7" w:rsidP="00DF1DB8">
            <w:pPr>
              <w:rPr>
                <w:i/>
                <w:color w:val="FF0000"/>
              </w:rPr>
            </w:pPr>
            <w:r w:rsidRPr="006275B7">
              <w:rPr>
                <w:i/>
                <w:color w:val="FF0000"/>
              </w:rPr>
              <w:t>5</w:t>
            </w:r>
          </w:p>
        </w:tc>
        <w:tc>
          <w:tcPr>
            <w:tcW w:w="2520" w:type="dxa"/>
          </w:tcPr>
          <w:p w14:paraId="5F3E2C77" w14:textId="77777777" w:rsidR="00A668E7" w:rsidRPr="006275B7" w:rsidRDefault="00A668E7" w:rsidP="00DF1DB8">
            <w:pPr>
              <w:rPr>
                <w:i/>
                <w:color w:val="0000FF"/>
                <w:highlight w:val="yellow"/>
              </w:rPr>
            </w:pPr>
            <w:r w:rsidRPr="006275B7">
              <w:rPr>
                <w:i/>
                <w:color w:val="0000FF"/>
                <w:highlight w:val="yellow"/>
              </w:rPr>
              <w:t>Original</w:t>
            </w:r>
          </w:p>
        </w:tc>
      </w:tr>
      <w:tr w:rsidR="00A668E7" w:rsidRPr="006275B7" w14:paraId="614BA418" w14:textId="77777777" w:rsidTr="00DF1DB8">
        <w:trPr>
          <w:cantSplit/>
        </w:trPr>
        <w:tc>
          <w:tcPr>
            <w:tcW w:w="540" w:type="dxa"/>
          </w:tcPr>
          <w:p w14:paraId="083623CA" w14:textId="77777777" w:rsidR="00A668E7" w:rsidRPr="006275B7" w:rsidRDefault="00A668E7" w:rsidP="00DF1DB8">
            <w:pPr>
              <w:rPr>
                <w:i/>
                <w:color w:val="FF0000"/>
              </w:rPr>
            </w:pPr>
            <w:r w:rsidRPr="006275B7">
              <w:rPr>
                <w:i/>
                <w:color w:val="FF0000"/>
              </w:rPr>
              <w:t>10</w:t>
            </w:r>
          </w:p>
        </w:tc>
        <w:tc>
          <w:tcPr>
            <w:tcW w:w="2520" w:type="dxa"/>
          </w:tcPr>
          <w:p w14:paraId="2007AB84" w14:textId="2A782765" w:rsidR="00A668E7" w:rsidRPr="006275B7" w:rsidRDefault="001561AE" w:rsidP="00DF1DB8">
            <w:pPr>
              <w:rPr>
                <w:i/>
                <w:color w:val="0000FF"/>
                <w:highlight w:val="yellow"/>
              </w:rPr>
            </w:pPr>
            <w:proofErr w:type="spellStart"/>
            <w:r>
              <w:rPr>
                <w:i/>
                <w:color w:val="0000FF"/>
                <w:highlight w:val="yellow"/>
              </w:rPr>
              <w:t>Empowerinf</w:t>
            </w:r>
            <w:proofErr w:type="spellEnd"/>
          </w:p>
        </w:tc>
      </w:tr>
      <w:tr w:rsidR="00A668E7" w:rsidRPr="006275B7" w14:paraId="676B99E7" w14:textId="77777777" w:rsidTr="00DF1DB8">
        <w:trPr>
          <w:cantSplit/>
        </w:trPr>
        <w:tc>
          <w:tcPr>
            <w:tcW w:w="540" w:type="dxa"/>
          </w:tcPr>
          <w:p w14:paraId="2DE30EF3" w14:textId="77777777" w:rsidR="00A668E7" w:rsidRPr="006275B7" w:rsidRDefault="00A668E7" w:rsidP="00DF1DB8">
            <w:pPr>
              <w:rPr>
                <w:i/>
                <w:color w:val="FF0000"/>
              </w:rPr>
            </w:pPr>
            <w:r w:rsidRPr="006275B7">
              <w:rPr>
                <w:i/>
                <w:color w:val="FF0000"/>
              </w:rPr>
              <w:t>11</w:t>
            </w:r>
          </w:p>
        </w:tc>
        <w:tc>
          <w:tcPr>
            <w:tcW w:w="2520" w:type="dxa"/>
          </w:tcPr>
          <w:p w14:paraId="7AC15F22" w14:textId="77777777" w:rsidR="00A668E7" w:rsidRPr="006275B7" w:rsidRDefault="00A668E7" w:rsidP="00DF1DB8">
            <w:pPr>
              <w:rPr>
                <w:i/>
                <w:color w:val="0000FF"/>
                <w:highlight w:val="yellow"/>
              </w:rPr>
            </w:pPr>
            <w:r w:rsidRPr="006275B7">
              <w:rPr>
                <w:i/>
                <w:color w:val="0000FF"/>
                <w:highlight w:val="yellow"/>
              </w:rPr>
              <w:t>Modern</w:t>
            </w:r>
          </w:p>
        </w:tc>
      </w:tr>
      <w:tr w:rsidR="00A668E7" w:rsidRPr="006275B7" w14:paraId="1A5A9B17" w14:textId="77777777" w:rsidTr="00DF1DB8">
        <w:trPr>
          <w:cantSplit/>
        </w:trPr>
        <w:tc>
          <w:tcPr>
            <w:tcW w:w="540" w:type="dxa"/>
          </w:tcPr>
          <w:p w14:paraId="740D79AE" w14:textId="77777777" w:rsidR="00A668E7" w:rsidRPr="006275B7" w:rsidRDefault="00A668E7" w:rsidP="00DF1DB8">
            <w:pPr>
              <w:rPr>
                <w:i/>
                <w:color w:val="FF0000"/>
              </w:rPr>
            </w:pPr>
            <w:r w:rsidRPr="006275B7">
              <w:rPr>
                <w:i/>
                <w:color w:val="FF0000"/>
              </w:rPr>
              <w:t>8</w:t>
            </w:r>
          </w:p>
        </w:tc>
        <w:tc>
          <w:tcPr>
            <w:tcW w:w="2520" w:type="dxa"/>
          </w:tcPr>
          <w:p w14:paraId="4401F681" w14:textId="77777777" w:rsidR="00A668E7" w:rsidRPr="006275B7" w:rsidRDefault="00A668E7" w:rsidP="00DF1DB8">
            <w:pPr>
              <w:rPr>
                <w:i/>
                <w:color w:val="0000FF"/>
                <w:highlight w:val="yellow"/>
              </w:rPr>
            </w:pPr>
            <w:r w:rsidRPr="006275B7">
              <w:rPr>
                <w:i/>
                <w:color w:val="0000FF"/>
                <w:highlight w:val="yellow"/>
              </w:rPr>
              <w:t>Refreshing</w:t>
            </w:r>
          </w:p>
        </w:tc>
      </w:tr>
      <w:tr w:rsidR="00A668E7" w:rsidRPr="006275B7" w14:paraId="7976C20B" w14:textId="77777777" w:rsidTr="00DF1DB8">
        <w:trPr>
          <w:cantSplit/>
        </w:trPr>
        <w:tc>
          <w:tcPr>
            <w:tcW w:w="540" w:type="dxa"/>
          </w:tcPr>
          <w:p w14:paraId="20FC8E3C" w14:textId="77777777" w:rsidR="00A668E7" w:rsidRPr="006275B7" w:rsidRDefault="00A668E7" w:rsidP="00DF1DB8">
            <w:pPr>
              <w:rPr>
                <w:i/>
                <w:color w:val="FF0000"/>
              </w:rPr>
            </w:pPr>
            <w:r w:rsidRPr="006275B7">
              <w:rPr>
                <w:i/>
                <w:color w:val="FF0000"/>
              </w:rPr>
              <w:t>50</w:t>
            </w:r>
          </w:p>
        </w:tc>
        <w:tc>
          <w:tcPr>
            <w:tcW w:w="2520" w:type="dxa"/>
          </w:tcPr>
          <w:p w14:paraId="13E95536" w14:textId="77777777" w:rsidR="00A668E7" w:rsidRPr="006275B7" w:rsidRDefault="00A668E7" w:rsidP="00DF1DB8">
            <w:pPr>
              <w:rPr>
                <w:i/>
                <w:color w:val="0000FF"/>
                <w:highlight w:val="yellow"/>
              </w:rPr>
            </w:pPr>
            <w:r w:rsidRPr="006275B7">
              <w:rPr>
                <w:i/>
                <w:color w:val="0000FF"/>
                <w:highlight w:val="yellow"/>
              </w:rPr>
              <w:t>Positive</w:t>
            </w:r>
          </w:p>
        </w:tc>
      </w:tr>
      <w:tr w:rsidR="00A668E7" w:rsidRPr="006275B7" w14:paraId="2A14035A" w14:textId="77777777" w:rsidTr="00DF1DB8">
        <w:trPr>
          <w:cantSplit/>
        </w:trPr>
        <w:tc>
          <w:tcPr>
            <w:tcW w:w="540" w:type="dxa"/>
          </w:tcPr>
          <w:p w14:paraId="5BFF207F" w14:textId="77777777" w:rsidR="00A668E7" w:rsidRPr="006275B7" w:rsidRDefault="00A668E7" w:rsidP="00DF1DB8">
            <w:pPr>
              <w:rPr>
                <w:i/>
                <w:color w:val="FF0000"/>
              </w:rPr>
            </w:pPr>
            <w:r w:rsidRPr="006275B7">
              <w:rPr>
                <w:i/>
                <w:color w:val="FF0000"/>
              </w:rPr>
              <w:t>51</w:t>
            </w:r>
          </w:p>
        </w:tc>
        <w:tc>
          <w:tcPr>
            <w:tcW w:w="2520" w:type="dxa"/>
          </w:tcPr>
          <w:p w14:paraId="658E95C1" w14:textId="77777777" w:rsidR="00A668E7" w:rsidRPr="006275B7" w:rsidRDefault="00A668E7" w:rsidP="00DF1DB8">
            <w:pPr>
              <w:rPr>
                <w:i/>
                <w:color w:val="0000FF"/>
                <w:highlight w:val="yellow"/>
              </w:rPr>
            </w:pPr>
            <w:r w:rsidRPr="006275B7">
              <w:rPr>
                <w:i/>
                <w:color w:val="0000FF"/>
                <w:highlight w:val="yellow"/>
              </w:rPr>
              <w:t>Genuine</w:t>
            </w:r>
          </w:p>
        </w:tc>
      </w:tr>
      <w:tr w:rsidR="00A668E7" w:rsidRPr="006275B7" w14:paraId="62161B36" w14:textId="77777777" w:rsidTr="00DF1DB8">
        <w:trPr>
          <w:cantSplit/>
        </w:trPr>
        <w:tc>
          <w:tcPr>
            <w:tcW w:w="540" w:type="dxa"/>
          </w:tcPr>
          <w:p w14:paraId="5CD15F4C" w14:textId="77777777" w:rsidR="00A668E7" w:rsidRPr="006275B7" w:rsidRDefault="00A668E7" w:rsidP="00DF1DB8">
            <w:pPr>
              <w:rPr>
                <w:i/>
                <w:color w:val="FF0000"/>
              </w:rPr>
            </w:pPr>
            <w:r w:rsidRPr="006275B7">
              <w:rPr>
                <w:i/>
                <w:color w:val="FF0000"/>
              </w:rPr>
              <w:t>20</w:t>
            </w:r>
          </w:p>
        </w:tc>
        <w:tc>
          <w:tcPr>
            <w:tcW w:w="2520" w:type="dxa"/>
          </w:tcPr>
          <w:p w14:paraId="6741CB03" w14:textId="77777777" w:rsidR="00A668E7" w:rsidRPr="006275B7" w:rsidRDefault="00A668E7" w:rsidP="00DF1DB8">
            <w:pPr>
              <w:rPr>
                <w:i/>
                <w:color w:val="0000FF"/>
                <w:highlight w:val="yellow"/>
              </w:rPr>
            </w:pPr>
            <w:r w:rsidRPr="006275B7">
              <w:rPr>
                <w:i/>
                <w:color w:val="0000FF"/>
                <w:highlight w:val="yellow"/>
              </w:rPr>
              <w:t>Convincing</w:t>
            </w:r>
          </w:p>
        </w:tc>
      </w:tr>
      <w:tr w:rsidR="00A668E7" w:rsidRPr="006275B7" w14:paraId="17E7509E" w14:textId="77777777" w:rsidTr="00DF1DB8">
        <w:trPr>
          <w:cantSplit/>
        </w:trPr>
        <w:tc>
          <w:tcPr>
            <w:tcW w:w="540" w:type="dxa"/>
          </w:tcPr>
          <w:p w14:paraId="051EE0C1" w14:textId="77777777" w:rsidR="00A668E7" w:rsidRPr="006275B7" w:rsidRDefault="00A668E7" w:rsidP="00DF1DB8">
            <w:pPr>
              <w:rPr>
                <w:i/>
                <w:color w:val="FF0000"/>
              </w:rPr>
            </w:pPr>
            <w:r w:rsidRPr="006275B7">
              <w:rPr>
                <w:i/>
                <w:color w:val="FF0000"/>
              </w:rPr>
              <w:t>21</w:t>
            </w:r>
          </w:p>
        </w:tc>
        <w:tc>
          <w:tcPr>
            <w:tcW w:w="2520" w:type="dxa"/>
          </w:tcPr>
          <w:p w14:paraId="0CA10271" w14:textId="77777777" w:rsidR="00A668E7" w:rsidRPr="006275B7" w:rsidRDefault="00A668E7" w:rsidP="00DF1DB8">
            <w:pPr>
              <w:rPr>
                <w:i/>
                <w:color w:val="0000FF"/>
                <w:highlight w:val="yellow"/>
              </w:rPr>
            </w:pPr>
            <w:r w:rsidRPr="006275B7">
              <w:rPr>
                <w:i/>
                <w:color w:val="0000FF"/>
                <w:highlight w:val="yellow"/>
              </w:rPr>
              <w:t>Uplifting</w:t>
            </w:r>
          </w:p>
        </w:tc>
      </w:tr>
      <w:tr w:rsidR="00A668E7" w:rsidRPr="006275B7" w14:paraId="45EAB0D8" w14:textId="77777777" w:rsidTr="00DF1DB8">
        <w:trPr>
          <w:cantSplit/>
        </w:trPr>
        <w:tc>
          <w:tcPr>
            <w:tcW w:w="540" w:type="dxa"/>
          </w:tcPr>
          <w:p w14:paraId="46888C23" w14:textId="77777777" w:rsidR="00A668E7" w:rsidRPr="006275B7" w:rsidRDefault="00A668E7" w:rsidP="00DF1DB8">
            <w:pPr>
              <w:rPr>
                <w:i/>
                <w:color w:val="FF0000"/>
              </w:rPr>
            </w:pPr>
            <w:r w:rsidRPr="006275B7">
              <w:rPr>
                <w:i/>
                <w:color w:val="FF0000"/>
              </w:rPr>
              <w:t>28</w:t>
            </w:r>
          </w:p>
        </w:tc>
        <w:tc>
          <w:tcPr>
            <w:tcW w:w="2520" w:type="dxa"/>
          </w:tcPr>
          <w:p w14:paraId="7F74FBBE" w14:textId="77777777" w:rsidR="00A668E7" w:rsidRPr="006275B7" w:rsidRDefault="00A668E7" w:rsidP="00DF1DB8">
            <w:pPr>
              <w:rPr>
                <w:i/>
                <w:color w:val="0000FF"/>
                <w:highlight w:val="yellow"/>
              </w:rPr>
            </w:pPr>
            <w:r w:rsidRPr="006275B7">
              <w:rPr>
                <w:i/>
                <w:color w:val="0000FF"/>
                <w:highlight w:val="yellow"/>
              </w:rPr>
              <w:t>Honest</w:t>
            </w:r>
          </w:p>
        </w:tc>
      </w:tr>
      <w:tr w:rsidR="00A668E7" w:rsidRPr="006275B7" w14:paraId="45E7E5A1" w14:textId="77777777" w:rsidTr="00DF1DB8">
        <w:trPr>
          <w:cantSplit/>
        </w:trPr>
        <w:tc>
          <w:tcPr>
            <w:tcW w:w="540" w:type="dxa"/>
          </w:tcPr>
          <w:p w14:paraId="03C9ED5D" w14:textId="77777777" w:rsidR="00A668E7" w:rsidRPr="006275B7" w:rsidRDefault="00A668E7" w:rsidP="00DF1DB8">
            <w:pPr>
              <w:rPr>
                <w:i/>
                <w:color w:val="FF0000"/>
              </w:rPr>
            </w:pPr>
            <w:r w:rsidRPr="006275B7">
              <w:rPr>
                <w:i/>
                <w:color w:val="FF0000"/>
              </w:rPr>
              <w:t>32</w:t>
            </w:r>
          </w:p>
        </w:tc>
        <w:tc>
          <w:tcPr>
            <w:tcW w:w="2520" w:type="dxa"/>
          </w:tcPr>
          <w:p w14:paraId="74A3AB19" w14:textId="77777777" w:rsidR="00A668E7" w:rsidRPr="006275B7" w:rsidRDefault="00A668E7" w:rsidP="00DF1DB8">
            <w:pPr>
              <w:rPr>
                <w:i/>
                <w:color w:val="0000FF"/>
                <w:highlight w:val="yellow"/>
              </w:rPr>
            </w:pPr>
            <w:r w:rsidRPr="006275B7">
              <w:rPr>
                <w:i/>
                <w:snapToGrid w:val="0"/>
                <w:color w:val="0000FF"/>
                <w:highlight w:val="yellow"/>
                <w:lang w:eastAsia="en-US"/>
              </w:rPr>
              <w:t>Assertive</w:t>
            </w:r>
          </w:p>
        </w:tc>
      </w:tr>
      <w:tr w:rsidR="00A668E7" w:rsidRPr="006275B7" w14:paraId="2D05B8CA" w14:textId="77777777" w:rsidTr="00DF1DB8">
        <w:trPr>
          <w:cantSplit/>
        </w:trPr>
        <w:tc>
          <w:tcPr>
            <w:tcW w:w="540" w:type="dxa"/>
          </w:tcPr>
          <w:p w14:paraId="6C611B97" w14:textId="77777777" w:rsidR="00A668E7" w:rsidRPr="006275B7" w:rsidRDefault="00A668E7" w:rsidP="00DF1DB8">
            <w:pPr>
              <w:rPr>
                <w:i/>
                <w:color w:val="FF0000"/>
              </w:rPr>
            </w:pPr>
            <w:r w:rsidRPr="006275B7">
              <w:rPr>
                <w:i/>
                <w:color w:val="FF0000"/>
              </w:rPr>
              <w:t>33</w:t>
            </w:r>
          </w:p>
        </w:tc>
        <w:tc>
          <w:tcPr>
            <w:tcW w:w="2520" w:type="dxa"/>
          </w:tcPr>
          <w:p w14:paraId="646C6258" w14:textId="77777777" w:rsidR="00A668E7" w:rsidRPr="006275B7" w:rsidRDefault="00A668E7" w:rsidP="00DF1DB8">
            <w:pPr>
              <w:rPr>
                <w:i/>
                <w:color w:val="0000FF"/>
                <w:highlight w:val="yellow"/>
              </w:rPr>
            </w:pPr>
            <w:r w:rsidRPr="006275B7">
              <w:rPr>
                <w:i/>
                <w:snapToGrid w:val="0"/>
                <w:color w:val="0000FF"/>
                <w:highlight w:val="yellow"/>
                <w:lang w:eastAsia="en-US"/>
              </w:rPr>
              <w:t>Reassuring</w:t>
            </w:r>
          </w:p>
        </w:tc>
      </w:tr>
      <w:tr w:rsidR="00A668E7" w:rsidRPr="006275B7" w14:paraId="4E832859" w14:textId="77777777" w:rsidTr="00DF1DB8">
        <w:trPr>
          <w:cantSplit/>
        </w:trPr>
        <w:tc>
          <w:tcPr>
            <w:tcW w:w="540" w:type="dxa"/>
          </w:tcPr>
          <w:p w14:paraId="50B299CD" w14:textId="77777777" w:rsidR="00A668E7" w:rsidRPr="006275B7" w:rsidRDefault="00A668E7" w:rsidP="00DF1DB8">
            <w:pPr>
              <w:rPr>
                <w:i/>
                <w:color w:val="FF0000"/>
              </w:rPr>
            </w:pPr>
            <w:r w:rsidRPr="006275B7">
              <w:rPr>
                <w:i/>
                <w:color w:val="FF0000"/>
              </w:rPr>
              <w:t>41</w:t>
            </w:r>
          </w:p>
        </w:tc>
        <w:tc>
          <w:tcPr>
            <w:tcW w:w="2520" w:type="dxa"/>
          </w:tcPr>
          <w:p w14:paraId="6EC31ED8" w14:textId="77777777" w:rsidR="00A668E7" w:rsidRPr="006275B7" w:rsidRDefault="00A668E7" w:rsidP="00DF1DB8">
            <w:pPr>
              <w:rPr>
                <w:i/>
                <w:color w:val="0000FF"/>
                <w:highlight w:val="yellow"/>
              </w:rPr>
            </w:pPr>
            <w:r w:rsidRPr="006275B7">
              <w:rPr>
                <w:i/>
                <w:snapToGrid w:val="0"/>
                <w:color w:val="0000FF"/>
                <w:highlight w:val="yellow"/>
                <w:lang w:eastAsia="en-US"/>
              </w:rPr>
              <w:t>Imaginative</w:t>
            </w:r>
          </w:p>
        </w:tc>
      </w:tr>
      <w:tr w:rsidR="00A668E7" w:rsidRPr="006275B7" w14:paraId="25BFF035" w14:textId="77777777" w:rsidTr="00DF1DB8">
        <w:trPr>
          <w:cantSplit/>
        </w:trPr>
        <w:tc>
          <w:tcPr>
            <w:tcW w:w="540" w:type="dxa"/>
          </w:tcPr>
          <w:p w14:paraId="18AFBD1E" w14:textId="77777777" w:rsidR="00A668E7" w:rsidRPr="006275B7" w:rsidRDefault="00A668E7" w:rsidP="00DF1DB8">
            <w:pPr>
              <w:rPr>
                <w:i/>
                <w:color w:val="FF0000"/>
              </w:rPr>
            </w:pPr>
            <w:r w:rsidRPr="006275B7">
              <w:rPr>
                <w:i/>
                <w:color w:val="FF0000"/>
              </w:rPr>
              <w:t>43</w:t>
            </w:r>
          </w:p>
        </w:tc>
        <w:tc>
          <w:tcPr>
            <w:tcW w:w="2520" w:type="dxa"/>
          </w:tcPr>
          <w:p w14:paraId="28F6F91F" w14:textId="77777777" w:rsidR="00A668E7" w:rsidRPr="006275B7" w:rsidRDefault="00A668E7" w:rsidP="00DF1DB8">
            <w:pPr>
              <w:rPr>
                <w:i/>
                <w:color w:val="0000FF"/>
                <w:highlight w:val="yellow"/>
              </w:rPr>
            </w:pPr>
            <w:r w:rsidRPr="006275B7">
              <w:rPr>
                <w:i/>
                <w:snapToGrid w:val="0"/>
                <w:color w:val="0000FF"/>
                <w:highlight w:val="yellow"/>
                <w:lang w:eastAsia="en-US"/>
              </w:rPr>
              <w:t>Sexy</w:t>
            </w:r>
          </w:p>
        </w:tc>
      </w:tr>
      <w:tr w:rsidR="001561AE" w:rsidRPr="006275B7" w14:paraId="478F0590" w14:textId="77777777" w:rsidTr="00DF1DB8">
        <w:trPr>
          <w:cantSplit/>
        </w:trPr>
        <w:tc>
          <w:tcPr>
            <w:tcW w:w="540" w:type="dxa"/>
          </w:tcPr>
          <w:p w14:paraId="4F6EE1D7" w14:textId="52D8E435" w:rsidR="001561AE" w:rsidRPr="006275B7" w:rsidRDefault="001561AE" w:rsidP="00DF1DB8">
            <w:pPr>
              <w:rPr>
                <w:i/>
                <w:color w:val="FF0000"/>
              </w:rPr>
            </w:pPr>
            <w:r w:rsidRPr="006275B7">
              <w:rPr>
                <w:i/>
                <w:color w:val="FF0000"/>
              </w:rPr>
              <w:t>53</w:t>
            </w:r>
          </w:p>
        </w:tc>
        <w:tc>
          <w:tcPr>
            <w:tcW w:w="2520" w:type="dxa"/>
          </w:tcPr>
          <w:p w14:paraId="6BDAE4F9" w14:textId="516D613C" w:rsidR="001561AE" w:rsidRPr="006275B7" w:rsidRDefault="001561AE" w:rsidP="00DF1DB8">
            <w:pPr>
              <w:rPr>
                <w:i/>
                <w:color w:val="0000FF"/>
                <w:highlight w:val="yellow"/>
              </w:rPr>
            </w:pPr>
            <w:r w:rsidRPr="006275B7">
              <w:rPr>
                <w:i/>
                <w:color w:val="0000FF"/>
                <w:highlight w:val="yellow"/>
              </w:rPr>
              <w:t>Edgy</w:t>
            </w:r>
          </w:p>
        </w:tc>
      </w:tr>
      <w:tr w:rsidR="001561AE" w:rsidRPr="006275B7" w14:paraId="5B31F6C0" w14:textId="77777777" w:rsidTr="00DF1DB8">
        <w:trPr>
          <w:cantSplit/>
        </w:trPr>
        <w:tc>
          <w:tcPr>
            <w:tcW w:w="540" w:type="dxa"/>
          </w:tcPr>
          <w:p w14:paraId="54D54EBC" w14:textId="6C381070" w:rsidR="001561AE" w:rsidRPr="006275B7" w:rsidRDefault="001561AE" w:rsidP="00DF1DB8">
            <w:pPr>
              <w:rPr>
                <w:i/>
                <w:color w:val="FF0000"/>
              </w:rPr>
            </w:pPr>
          </w:p>
        </w:tc>
        <w:tc>
          <w:tcPr>
            <w:tcW w:w="2520" w:type="dxa"/>
          </w:tcPr>
          <w:p w14:paraId="163A71F1" w14:textId="2A4EEE21" w:rsidR="001561AE" w:rsidRPr="006275B7" w:rsidRDefault="001561AE" w:rsidP="00DF1DB8">
            <w:pPr>
              <w:rPr>
                <w:i/>
                <w:color w:val="0000FF"/>
                <w:highlight w:val="yellow"/>
              </w:rPr>
            </w:pPr>
            <w:r w:rsidRPr="006275B7">
              <w:t>None of these</w:t>
            </w:r>
          </w:p>
        </w:tc>
      </w:tr>
      <w:tr w:rsidR="001561AE" w:rsidRPr="006275B7" w14:paraId="2E7A19E7" w14:textId="77777777" w:rsidTr="00DF1DB8">
        <w:trPr>
          <w:cantSplit/>
        </w:trPr>
        <w:tc>
          <w:tcPr>
            <w:tcW w:w="540" w:type="dxa"/>
          </w:tcPr>
          <w:p w14:paraId="1C15032F" w14:textId="77777777" w:rsidR="001561AE" w:rsidRPr="006275B7" w:rsidRDefault="001561AE" w:rsidP="00DF1DB8">
            <w:pPr>
              <w:rPr>
                <w:i/>
                <w:color w:val="FF0000"/>
              </w:rPr>
            </w:pPr>
          </w:p>
        </w:tc>
        <w:tc>
          <w:tcPr>
            <w:tcW w:w="2520" w:type="dxa"/>
          </w:tcPr>
          <w:p w14:paraId="6D27E49C" w14:textId="7E432B2B" w:rsidR="001561AE" w:rsidRPr="006275B7" w:rsidRDefault="001561AE" w:rsidP="00DF1DB8"/>
        </w:tc>
      </w:tr>
    </w:tbl>
    <w:p w14:paraId="1D4075AE" w14:textId="77777777" w:rsidR="00A668E7" w:rsidRPr="006275B7" w:rsidRDefault="00A668E7" w:rsidP="00A668E7"/>
    <w:p w14:paraId="721942C9" w14:textId="10EF7944" w:rsidR="00FB3E38" w:rsidRPr="006275B7" w:rsidRDefault="001561AE" w:rsidP="00FB3E38">
      <w:r>
        <w:t>RANDOMISE WORDS</w:t>
      </w:r>
    </w:p>
    <w:p w14:paraId="43BA674C" w14:textId="77777777" w:rsidR="00FB3E38" w:rsidRDefault="00FB3E38" w:rsidP="00866560"/>
    <w:p w14:paraId="177F580C" w14:textId="77777777" w:rsidR="00276EF5" w:rsidRPr="005E1958" w:rsidRDefault="00276EF5" w:rsidP="00866560"/>
    <w:p w14:paraId="0B617059" w14:textId="789D2290" w:rsidR="00BD3666" w:rsidRPr="00760EE4" w:rsidRDefault="00F25408" w:rsidP="00866560">
      <w:r>
        <w:rPr>
          <w:noProof/>
          <w:color w:val="auto"/>
        </w:rPr>
        <mc:AlternateContent>
          <mc:Choice Requires="wps">
            <w:drawing>
              <wp:anchor distT="0" distB="0" distL="114300" distR="114300" simplePos="0" relativeHeight="251654144" behindDoc="0" locked="0" layoutInCell="1" allowOverlap="1" wp14:anchorId="010A1D83" wp14:editId="239DD265">
                <wp:simplePos x="0" y="0"/>
                <wp:positionH relativeFrom="column">
                  <wp:posOffset>48260</wp:posOffset>
                </wp:positionH>
                <wp:positionV relativeFrom="paragraph">
                  <wp:posOffset>-148590</wp:posOffset>
                </wp:positionV>
                <wp:extent cx="6737985" cy="279400"/>
                <wp:effectExtent l="635" t="2540" r="0" b="3810"/>
                <wp:wrapNone/>
                <wp:docPr id="23" name="Text Box 1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7985" cy="279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466E81" w14:textId="77777777" w:rsidR="0037749B" w:rsidRDefault="0037749B" w:rsidP="00A10BDD">
                            <w:pPr>
                              <w:rPr>
                                <w:i/>
                                <w:color w:val="0000FF"/>
                              </w:rPr>
                            </w:pPr>
                            <w:r w:rsidRPr="00D42562">
                              <w:rPr>
                                <w:i/>
                                <w:color w:val="0000FF"/>
                              </w:rPr>
                              <w:t>ADSPB and Respondent Satisfaction Questions are not</w:t>
                            </w:r>
                            <w:r>
                              <w:rPr>
                                <w:i/>
                                <w:color w:val="0000FF"/>
                              </w:rPr>
                              <w:t xml:space="preserve"> counted towards questionnaire length.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0A1D83" id="Text Box 1229" o:spid="_x0000_s1032" type="#_x0000_t202" style="position:absolute;margin-left:3.8pt;margin-top:-11.7pt;width:530.55pt;height:22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" stroked="f">
                <v:textbox>
                  <w:txbxContent>
                    <w:p w14:paraId="38466E81" w14:textId="77777777" w:rsidR="0037749B" w:rsidRDefault="0037749B" w:rsidP="00A10BDD">
                      <w:pPr>
                        <w:rPr>
                          <w:i/>
                          <w:color w:val="0000FF"/>
                        </w:rPr>
                      </w:pPr>
                      <w:r w:rsidRPr="00D42562">
                        <w:rPr>
                          <w:i/>
                          <w:color w:val="0000FF"/>
                        </w:rPr>
                        <w:t>ADSPB and Respondent Satisfaction Questions are not</w:t>
                      </w:r>
                      <w:r>
                        <w:rPr>
                          <w:i/>
                          <w:color w:val="0000FF"/>
                        </w:rPr>
                        <w:t xml:space="preserve"> counted towards questionnaire length.</w:t>
                      </w:r>
                    </w:p>
                  </w:txbxContent>
                </v:textbox>
              </v:shape>
            </w:pict>
          </mc:Fallback>
        </mc:AlternateContent>
      </w:r>
    </w:p>
    <w:p w14:paraId="2FC88CB3" w14:textId="77777777" w:rsidR="00B6679F" w:rsidRPr="00490CC2" w:rsidRDefault="00B6679F" w:rsidP="00866560">
      <w:pPr>
        <w:rPr>
          <w:color w:val="auto"/>
        </w:rPr>
      </w:pPr>
      <w:r w:rsidRPr="00490CC2">
        <w:rPr>
          <w:color w:val="auto"/>
        </w:rPr>
        <w:t>ADSPB</w:t>
      </w:r>
    </w:p>
    <w:p w14:paraId="3BCA8B44" w14:textId="77777777" w:rsidR="00B6679F" w:rsidRPr="00490CC2" w:rsidRDefault="00B6679F" w:rsidP="00866560">
      <w:pPr>
        <w:rPr>
          <w:color w:val="auto"/>
        </w:rPr>
      </w:pPr>
      <w:r w:rsidRPr="00490CC2">
        <w:rPr>
          <w:color w:val="auto"/>
        </w:rPr>
        <w:t>CORE</w:t>
      </w:r>
    </w:p>
    <w:p w14:paraId="644D7A2E" w14:textId="77777777" w:rsidR="00B6679F" w:rsidRPr="003D089D" w:rsidRDefault="00B6679F" w:rsidP="00866560">
      <w:pPr>
        <w:rPr>
          <w:color w:val="auto"/>
        </w:rPr>
      </w:pPr>
      <w:r w:rsidRPr="003D089D">
        <w:rPr>
          <w:color w:val="auto"/>
        </w:rPr>
        <w:t xml:space="preserve">Did you have any problems with the </w:t>
      </w:r>
      <w:r w:rsidR="00814536" w:rsidRPr="003D089D">
        <w:rPr>
          <w:color w:val="auto"/>
        </w:rPr>
        <w:t xml:space="preserve">ad </w:t>
      </w:r>
      <w:r w:rsidRPr="003D089D">
        <w:rPr>
          <w:color w:val="auto"/>
        </w:rPr>
        <w:t>playback at the beginning of the survey?</w:t>
      </w:r>
    </w:p>
    <w:p w14:paraId="0B5525AF" w14:textId="77777777" w:rsidR="00B6679F" w:rsidRPr="001415DA" w:rsidRDefault="00B6679F" w:rsidP="00866560">
      <w:pPr>
        <w:rPr>
          <w:color w:val="auto"/>
        </w:rPr>
      </w:pPr>
    </w:p>
    <w:p w14:paraId="5C935E6C" w14:textId="77777777" w:rsidR="00B6679F" w:rsidRPr="006C0300" w:rsidRDefault="00B6679F" w:rsidP="00866560">
      <w:pPr>
        <w:rPr>
          <w:color w:val="auto"/>
          <w:lang w:val="en-ZA"/>
        </w:rPr>
      </w:pPr>
      <w:r w:rsidRPr="006C0300">
        <w:rPr>
          <w:color w:val="auto"/>
          <w:lang w:val="en-ZA"/>
        </w:rPr>
        <w:t>Yes</w:t>
      </w:r>
    </w:p>
    <w:p w14:paraId="1C9A49C0" w14:textId="77777777" w:rsidR="00B6679F" w:rsidRPr="006C0300" w:rsidRDefault="00B6679F" w:rsidP="00866560">
      <w:pPr>
        <w:rPr>
          <w:color w:val="auto"/>
          <w:lang w:val="en-ZA"/>
        </w:rPr>
      </w:pPr>
      <w:r w:rsidRPr="006C0300">
        <w:rPr>
          <w:color w:val="auto"/>
          <w:lang w:val="en-ZA"/>
        </w:rPr>
        <w:t>No</w:t>
      </w:r>
    </w:p>
    <w:p w14:paraId="660C0F88" w14:textId="77777777" w:rsidR="00B6679F" w:rsidRPr="006C0300" w:rsidRDefault="00B6679F" w:rsidP="00866560">
      <w:pPr>
        <w:rPr>
          <w:color w:val="auto"/>
          <w:lang w:val="en-ZA"/>
        </w:rPr>
      </w:pPr>
    </w:p>
    <w:p w14:paraId="1BC33C3F" w14:textId="2EE8EE1D" w:rsidR="00927A64" w:rsidRPr="006C0300" w:rsidRDefault="00927A64" w:rsidP="00866560">
      <w:pPr>
        <w:rPr>
          <w:rFonts w:eastAsia="Calibri" w:cs="Arial"/>
          <w:color w:val="auto"/>
          <w:lang w:val="en-ZA" w:eastAsia="en-US"/>
        </w:rPr>
      </w:pPr>
    </w:p>
    <w:p w14:paraId="4C95DE71" w14:textId="604B79E1" w:rsidR="002741C7" w:rsidRPr="00551310" w:rsidRDefault="007425B7" w:rsidP="00866560">
      <w:pPr>
        <w:rPr>
          <w:color w:val="auto"/>
        </w:rPr>
      </w:pPr>
      <w:r w:rsidRPr="00551310">
        <w:rPr>
          <w:color w:val="auto"/>
        </w:rPr>
        <w:t>YOB</w:t>
      </w:r>
      <w:r w:rsidR="00446C1A" w:rsidRPr="00551310">
        <w:rPr>
          <w:color w:val="auto"/>
        </w:rPr>
        <w:t>: YEAR OF BIRTH</w:t>
      </w:r>
      <w:r w:rsidR="002A447C" w:rsidRPr="00551310">
        <w:rPr>
          <w:color w:val="auto"/>
        </w:rPr>
        <w:t xml:space="preserve"> </w:t>
      </w:r>
    </w:p>
    <w:p w14:paraId="74D26C4B" w14:textId="4791794C" w:rsidR="002A447C" w:rsidRDefault="002A447C" w:rsidP="00866560">
      <w:pPr>
        <w:rPr>
          <w:color w:val="auto"/>
        </w:rPr>
      </w:pPr>
      <w:r w:rsidRPr="00551310">
        <w:t>Min = 1900 | Max = 2019</w:t>
      </w:r>
    </w:p>
    <w:p w14:paraId="1E82DD43" w14:textId="07DA89EE" w:rsidR="00446C1A" w:rsidRDefault="00446C1A" w:rsidP="00866560">
      <w:pPr>
        <w:rPr>
          <w:color w:val="auto"/>
        </w:rPr>
      </w:pPr>
      <w:r>
        <w:rPr>
          <w:color w:val="auto"/>
        </w:rPr>
        <w:t>CORE</w:t>
      </w:r>
      <w:r w:rsidR="004D118A">
        <w:rPr>
          <w:color w:val="auto"/>
        </w:rPr>
        <w:t xml:space="preserve"> </w:t>
      </w:r>
      <w:r w:rsidR="004D118A" w:rsidRPr="00551310">
        <w:rPr>
          <w:color w:val="auto"/>
        </w:rPr>
        <w:t>(DO NOT DELETE)</w:t>
      </w:r>
    </w:p>
    <w:p w14:paraId="4362D4CA" w14:textId="7AA877DF" w:rsidR="00446C1A" w:rsidRDefault="00446C1A" w:rsidP="00866560">
      <w:pPr>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What year were you born in?</w:t>
      </w:r>
    </w:p>
    <w:p w14:paraId="2C0BA398" w14:textId="558FC22D" w:rsidR="00446C1A" w:rsidRDefault="00446C1A" w:rsidP="00866560">
      <w:pPr>
        <w:rPr>
          <w:rFonts w:ascii="Helvetica" w:hAnsi="Helvetica" w:cs="Helvetica"/>
          <w:color w:val="333333"/>
          <w:sz w:val="21"/>
          <w:szCs w:val="21"/>
          <w:shd w:val="clear" w:color="auto" w:fill="FFFFFF"/>
        </w:rPr>
      </w:pPr>
    </w:p>
    <w:p w14:paraId="729E22AE" w14:textId="37A56E3D" w:rsidR="00130B83" w:rsidRDefault="00130B83" w:rsidP="00866560">
      <w:pPr>
        <w:rPr>
          <w:rFonts w:ascii="Helvetica" w:hAnsi="Helvetica" w:cs="Helvetica"/>
          <w:color w:val="333333"/>
          <w:sz w:val="21"/>
          <w:szCs w:val="21"/>
          <w:shd w:val="clear" w:color="auto" w:fill="FFFFFF"/>
        </w:rPr>
      </w:pPr>
    </w:p>
    <w:p w14:paraId="38A81ED9" w14:textId="2E58B610" w:rsidR="002A447C" w:rsidRDefault="00130B83" w:rsidP="002A447C">
      <w:pPr>
        <w:rPr>
          <w:color w:val="auto"/>
        </w:rPr>
      </w:pPr>
      <w:r>
        <w:rPr>
          <w:rFonts w:ascii="Helvetica" w:hAnsi="Helvetica" w:cs="Helvetica"/>
          <w:color w:val="333333"/>
          <w:sz w:val="21"/>
          <w:szCs w:val="21"/>
          <w:shd w:val="clear" w:color="auto" w:fill="FFFFFF"/>
        </w:rPr>
        <w:t>EOS: EASE OF SURVEY</w:t>
      </w:r>
    </w:p>
    <w:p w14:paraId="00CC07ED" w14:textId="77777777" w:rsidR="004D118A" w:rsidRDefault="00130B83" w:rsidP="004D118A">
      <w:pPr>
        <w:rPr>
          <w:color w:val="auto"/>
        </w:rPr>
      </w:pPr>
      <w:r>
        <w:rPr>
          <w:rFonts w:ascii="Helvetica" w:hAnsi="Helvetica" w:cs="Helvetica"/>
          <w:color w:val="333333"/>
          <w:sz w:val="21"/>
          <w:szCs w:val="21"/>
          <w:shd w:val="clear" w:color="auto" w:fill="FFFFFF"/>
        </w:rPr>
        <w:t>CORE</w:t>
      </w:r>
      <w:r w:rsidR="004D118A">
        <w:rPr>
          <w:rFonts w:ascii="Helvetica" w:hAnsi="Helvetica" w:cs="Helvetica"/>
          <w:color w:val="333333"/>
          <w:sz w:val="21"/>
          <w:szCs w:val="21"/>
          <w:shd w:val="clear" w:color="auto" w:fill="FFFFFF"/>
        </w:rPr>
        <w:t xml:space="preserve"> </w:t>
      </w:r>
      <w:r w:rsidR="004D118A" w:rsidRPr="004D118A">
        <w:rPr>
          <w:color w:val="auto"/>
        </w:rPr>
        <w:t>(DO NOT DELETE)</w:t>
      </w:r>
    </w:p>
    <w:p w14:paraId="56086430" w14:textId="42B3A4F4" w:rsidR="00130B83" w:rsidRDefault="00130B83" w:rsidP="00866560">
      <w:pPr>
        <w:rPr>
          <w:rFonts w:ascii="Helvetica" w:hAnsi="Helvetica" w:cs="Helvetica"/>
          <w:color w:val="333333"/>
          <w:sz w:val="21"/>
          <w:szCs w:val="21"/>
          <w:shd w:val="clear" w:color="auto" w:fill="FFFFFF"/>
        </w:rPr>
      </w:pPr>
    </w:p>
    <w:p w14:paraId="1AFB1F8B" w14:textId="4DFDFFDD" w:rsidR="00130B83" w:rsidRDefault="00130B83" w:rsidP="00866560">
      <w:pPr>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It was easy to answer the questions in this survey…</w:t>
      </w:r>
    </w:p>
    <w:p w14:paraId="244D9223" w14:textId="4EEBFBD1" w:rsidR="002A447C" w:rsidRDefault="002A447C" w:rsidP="00866560">
      <w:pPr>
        <w:rPr>
          <w:rFonts w:ascii="Helvetica" w:hAnsi="Helvetica" w:cs="Helvetica"/>
          <w:color w:val="333333"/>
          <w:sz w:val="21"/>
          <w:szCs w:val="21"/>
          <w:shd w:val="clear" w:color="auto" w:fill="FFFFFF"/>
        </w:rPr>
      </w:pPr>
    </w:p>
    <w:p w14:paraId="44640E43" w14:textId="3CC445EF" w:rsidR="00130B83" w:rsidRPr="00E327E2" w:rsidRDefault="00BA0B7E" w:rsidP="00130B83">
      <w:pPr>
        <w:rPr>
          <w:rFonts w:cs="Arial"/>
        </w:rPr>
      </w:pPr>
      <w:r>
        <w:rPr>
          <w:rFonts w:cs="Arial"/>
        </w:rPr>
        <w:t>Strongly agree</w:t>
      </w:r>
    </w:p>
    <w:p w14:paraId="4D83EC3E" w14:textId="20140188" w:rsidR="00130B83" w:rsidRPr="00E327E2" w:rsidRDefault="00BA0B7E" w:rsidP="00130B83">
      <w:pPr>
        <w:rPr>
          <w:rFonts w:cs="Arial"/>
        </w:rPr>
      </w:pPr>
      <w:r>
        <w:rPr>
          <w:rFonts w:cs="Arial"/>
        </w:rPr>
        <w:t>Somewhat agree</w:t>
      </w:r>
    </w:p>
    <w:p w14:paraId="590AE070" w14:textId="3A8B7C5F" w:rsidR="00130B83" w:rsidRPr="00E327E2" w:rsidRDefault="00130B83" w:rsidP="00130B83">
      <w:pPr>
        <w:rPr>
          <w:rFonts w:cs="Arial"/>
        </w:rPr>
      </w:pPr>
      <w:r w:rsidRPr="00E327E2">
        <w:rPr>
          <w:rFonts w:cs="Arial"/>
        </w:rPr>
        <w:t xml:space="preserve">Neither </w:t>
      </w:r>
    </w:p>
    <w:p w14:paraId="11510155" w14:textId="62B05022" w:rsidR="00130B83" w:rsidRPr="00E327E2" w:rsidRDefault="00BA0B7E" w:rsidP="00130B83">
      <w:pPr>
        <w:rPr>
          <w:rFonts w:cs="Arial"/>
        </w:rPr>
      </w:pPr>
      <w:r>
        <w:rPr>
          <w:rFonts w:cs="Arial"/>
        </w:rPr>
        <w:t>Somewhat disagree</w:t>
      </w:r>
    </w:p>
    <w:p w14:paraId="6BACC8C8" w14:textId="5952E41F" w:rsidR="00130B83" w:rsidRPr="006275B7" w:rsidRDefault="00BA0B7E" w:rsidP="00130B83">
      <w:pPr>
        <w:rPr>
          <w:rFonts w:cs="Arial"/>
        </w:rPr>
      </w:pPr>
      <w:r>
        <w:rPr>
          <w:rFonts w:cs="Arial"/>
        </w:rPr>
        <w:t>Strongly disagree</w:t>
      </w:r>
    </w:p>
    <w:p w14:paraId="5C04EF7A" w14:textId="2B69029B" w:rsidR="00130B83" w:rsidRDefault="00130B83" w:rsidP="00866560">
      <w:pPr>
        <w:rPr>
          <w:color w:val="auto"/>
        </w:rPr>
      </w:pPr>
    </w:p>
    <w:p w14:paraId="7695AF0D" w14:textId="22B1FEBC" w:rsidR="00950F86" w:rsidRDefault="00950F86" w:rsidP="00866560">
      <w:pPr>
        <w:rPr>
          <w:color w:val="auto"/>
        </w:rPr>
      </w:pPr>
      <w:r>
        <w:rPr>
          <w:color w:val="auto"/>
        </w:rPr>
        <w:t>SEN: SURVEY ENJOYMENT</w:t>
      </w:r>
    </w:p>
    <w:p w14:paraId="0C7C826F" w14:textId="77777777" w:rsidR="00E327E2" w:rsidRDefault="00E327E2" w:rsidP="00E327E2">
      <w:pPr>
        <w:rPr>
          <w:color w:val="auto"/>
        </w:rPr>
      </w:pPr>
      <w:r>
        <w:rPr>
          <w:rFonts w:ascii="Helvetica" w:hAnsi="Helvetica" w:cs="Helvetica"/>
          <w:color w:val="333333"/>
          <w:sz w:val="21"/>
          <w:szCs w:val="21"/>
          <w:shd w:val="clear" w:color="auto" w:fill="FFFFFF"/>
        </w:rPr>
        <w:t xml:space="preserve">CORE </w:t>
      </w:r>
      <w:r w:rsidRPr="004D118A">
        <w:rPr>
          <w:color w:val="auto"/>
        </w:rPr>
        <w:t>(DO NOT DELETE)</w:t>
      </w:r>
    </w:p>
    <w:p w14:paraId="04916A36" w14:textId="77777777" w:rsidR="00E327E2" w:rsidRDefault="00E327E2" w:rsidP="00866560">
      <w:pPr>
        <w:rPr>
          <w:rFonts w:ascii="Helvetica" w:hAnsi="Helvetica" w:cs="Helvetica"/>
          <w:color w:val="333333"/>
          <w:sz w:val="21"/>
          <w:szCs w:val="21"/>
          <w:shd w:val="clear" w:color="auto" w:fill="FFFFFF"/>
        </w:rPr>
      </w:pPr>
    </w:p>
    <w:p w14:paraId="36CCC9BC" w14:textId="4AA705AC" w:rsidR="00950F86" w:rsidRDefault="00950F86" w:rsidP="00866560">
      <w:pPr>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Overall was this survey….?</w:t>
      </w:r>
    </w:p>
    <w:p w14:paraId="516AE168" w14:textId="0C562222" w:rsidR="00950F86" w:rsidRDefault="00950F86" w:rsidP="00866560">
      <w:pPr>
        <w:rPr>
          <w:rFonts w:ascii="Helvetica" w:hAnsi="Helvetica" w:cs="Helvetica"/>
          <w:color w:val="333333"/>
          <w:sz w:val="21"/>
          <w:szCs w:val="21"/>
          <w:shd w:val="clear" w:color="auto" w:fill="FFFFFF"/>
        </w:rPr>
      </w:pPr>
    </w:p>
    <w:p w14:paraId="7CED8E6C" w14:textId="3AC803CC" w:rsidR="00950F86" w:rsidRPr="00950F86" w:rsidRDefault="00950F86" w:rsidP="00950F86">
      <w:pPr>
        <w:rPr>
          <w:color w:val="auto"/>
        </w:rPr>
      </w:pPr>
      <w:r w:rsidRPr="00950F86">
        <w:rPr>
          <w:color w:val="auto"/>
        </w:rPr>
        <w:t>Very enjoyable</w:t>
      </w:r>
    </w:p>
    <w:p w14:paraId="407DC00B" w14:textId="2EDFE53C" w:rsidR="00950F86" w:rsidRPr="00950F86" w:rsidRDefault="00950F86" w:rsidP="00950F86">
      <w:pPr>
        <w:rPr>
          <w:color w:val="auto"/>
        </w:rPr>
      </w:pPr>
      <w:r w:rsidRPr="00950F86">
        <w:rPr>
          <w:color w:val="auto"/>
        </w:rPr>
        <w:t>Somewhat enjoyable</w:t>
      </w:r>
    </w:p>
    <w:p w14:paraId="333D34BF" w14:textId="7267D37F" w:rsidR="00950F86" w:rsidRPr="00950F86" w:rsidRDefault="00950F86" w:rsidP="00950F86">
      <w:pPr>
        <w:rPr>
          <w:color w:val="auto"/>
        </w:rPr>
      </w:pPr>
      <w:r w:rsidRPr="00950F86">
        <w:rPr>
          <w:color w:val="auto"/>
        </w:rPr>
        <w:t>Not very enjoyable</w:t>
      </w:r>
    </w:p>
    <w:p w14:paraId="5F68338A" w14:textId="33743426" w:rsidR="00950F86" w:rsidRDefault="00950F86" w:rsidP="00950F86">
      <w:pPr>
        <w:rPr>
          <w:color w:val="auto"/>
        </w:rPr>
      </w:pPr>
      <w:r w:rsidRPr="00950F86">
        <w:rPr>
          <w:color w:val="auto"/>
        </w:rPr>
        <w:lastRenderedPageBreak/>
        <w:t>Not at all enjoyable</w:t>
      </w:r>
    </w:p>
    <w:p w14:paraId="3F3701F0" w14:textId="77777777" w:rsidR="00950F86" w:rsidRPr="00A509AA" w:rsidRDefault="00950F86" w:rsidP="00866560">
      <w:pPr>
        <w:rPr>
          <w:color w:val="auto"/>
        </w:rPr>
      </w:pPr>
    </w:p>
    <w:p w14:paraId="1F1D6426" w14:textId="77777777" w:rsidR="0052788A" w:rsidRPr="009F5798" w:rsidRDefault="0052788A" w:rsidP="00866560">
      <w:r w:rsidRPr="009F5798">
        <w:t>NEW SCREEN</w:t>
      </w:r>
    </w:p>
    <w:p w14:paraId="172F3A66" w14:textId="77777777" w:rsidR="00C547D3" w:rsidRDefault="00C547D3" w:rsidP="00866560"/>
    <w:p w14:paraId="4597D1C8" w14:textId="3DE50CF7" w:rsidR="00C404A7" w:rsidRPr="006504DD" w:rsidRDefault="00C404A7" w:rsidP="00866560">
      <w:r w:rsidRPr="00405846">
        <w:t>END</w:t>
      </w:r>
      <w:r w:rsidR="0092370E" w:rsidRPr="00405846">
        <w:t xml:space="preserve"> SCREEN</w:t>
      </w:r>
      <w:r w:rsidR="00141B95">
        <w:t xml:space="preserve"> :</w:t>
      </w:r>
      <w:r w:rsidR="00AC3ABC">
        <w:t xml:space="preserve"> </w:t>
      </w:r>
      <w:proofErr w:type="spellStart"/>
      <w:r w:rsidR="00AC3ABC" w:rsidRPr="00AC3ABC">
        <w:t>panelDetails.endText.complete</w:t>
      </w:r>
      <w:proofErr w:type="spellEnd"/>
    </w:p>
    <w:p w14:paraId="725E174D" w14:textId="77777777" w:rsidR="00C547D3" w:rsidRDefault="00C547D3" w:rsidP="00866560">
      <w:pPr>
        <w:pStyle w:val="PlainText"/>
        <w:rPr>
          <w:rFonts w:ascii="Arial" w:hAnsi="Arial" w:cs="Arial"/>
        </w:rPr>
      </w:pPr>
    </w:p>
    <w:p w14:paraId="6C57C689" w14:textId="09E0064B" w:rsidR="00026907" w:rsidRPr="00C547D3" w:rsidRDefault="00026907" w:rsidP="00866560">
      <w:pPr>
        <w:pStyle w:val="PlainText"/>
        <w:rPr>
          <w:rFonts w:ascii="Arial" w:hAnsi="Arial" w:cs="Arial"/>
        </w:rPr>
      </w:pPr>
      <w:r w:rsidRPr="006275B7">
        <w:rPr>
          <w:rFonts w:ascii="Arial" w:hAnsi="Arial" w:cs="Arial"/>
        </w:rPr>
        <w:t>You have completed the survey. Thank you for your time.</w:t>
      </w:r>
      <w:r w:rsidR="00293868">
        <w:rPr>
          <w:rFonts w:ascii="Arial" w:hAnsi="Arial" w:cs="Arial"/>
        </w:rPr>
        <w:t xml:space="preserve"> </w:t>
      </w:r>
      <w:r w:rsidR="00293868" w:rsidRPr="00C547D3">
        <w:rPr>
          <w:rFonts w:ascii="Helvetica" w:hAnsi="Helvetica" w:cs="Helvetica"/>
          <w:color w:val="333333"/>
          <w:sz w:val="21"/>
          <w:szCs w:val="21"/>
          <w:shd w:val="clear" w:color="auto" w:fill="FFFFFF"/>
        </w:rPr>
        <w:t>You can access Kantar's website for additional information on our data privacy policy including complaints procedure, how to contact the data protection officer or request removal of your personal information.</w:t>
      </w:r>
    </w:p>
    <w:p w14:paraId="02354E08" w14:textId="77777777" w:rsidR="00C547D3" w:rsidRPr="00C547D3" w:rsidRDefault="00C547D3" w:rsidP="00866560">
      <w:pPr>
        <w:pStyle w:val="PlainText"/>
        <w:rPr>
          <w:rFonts w:ascii="Arial" w:hAnsi="Arial" w:cs="Arial"/>
        </w:rPr>
      </w:pPr>
    </w:p>
    <w:p w14:paraId="7E6870A6" w14:textId="1EB0DDAF" w:rsidR="00026907" w:rsidRPr="00C547D3" w:rsidRDefault="00026907" w:rsidP="00866560">
      <w:pPr>
        <w:pStyle w:val="PlainText"/>
        <w:rPr>
          <w:rFonts w:ascii="Arial" w:hAnsi="Arial" w:cs="Arial"/>
        </w:rPr>
      </w:pPr>
      <w:r w:rsidRPr="00C547D3">
        <w:rPr>
          <w:rFonts w:ascii="Arial" w:hAnsi="Arial" w:cs="Arial"/>
        </w:rPr>
        <w:t>Click ‘Submit’ to finish.</w:t>
      </w:r>
    </w:p>
    <w:p w14:paraId="473AF318" w14:textId="77777777" w:rsidR="00C547D3" w:rsidRPr="00C547D3" w:rsidRDefault="00C547D3" w:rsidP="00866560"/>
    <w:p w14:paraId="07B68C51" w14:textId="51FF3902" w:rsidR="00026907" w:rsidRPr="00C547D3" w:rsidRDefault="00EE13B1" w:rsidP="00866560">
      <w:r w:rsidRPr="00C547D3">
        <w:t>SUBMIT</w:t>
      </w:r>
    </w:p>
    <w:p w14:paraId="0131A438" w14:textId="6EC4EB76" w:rsidR="00030BE0" w:rsidRPr="00C547D3" w:rsidRDefault="00030BE0" w:rsidP="00866560">
      <w:pPr>
        <w:pStyle w:val="PlainText"/>
        <w:rPr>
          <w:rFonts w:ascii="Arial" w:hAnsi="Arial" w:cs="Arial"/>
        </w:rPr>
      </w:pPr>
    </w:p>
    <w:tbl>
      <w:tblPr>
        <w:tblW w:w="5000" w:type="pct"/>
        <w:tblCellMar>
          <w:left w:w="0" w:type="dxa"/>
          <w:right w:w="0" w:type="dxa"/>
        </w:tblCellMar>
        <w:tblLook w:val="04A0" w:firstRow="1" w:lastRow="0" w:firstColumn="1" w:lastColumn="0" w:noHBand="0" w:noVBand="1"/>
      </w:tblPr>
      <w:tblGrid>
        <w:gridCol w:w="10622"/>
      </w:tblGrid>
      <w:tr w:rsidR="002A447C" w:rsidRPr="00C547D3" w14:paraId="53E452DA" w14:textId="77777777" w:rsidTr="00176826">
        <w:tc>
          <w:tcPr>
            <w:tcW w:w="5000" w:type="pct"/>
            <w:shd w:val="clear" w:color="auto" w:fill="auto"/>
          </w:tcPr>
          <w:tbl>
            <w:tblPr>
              <w:tblW w:w="5000" w:type="pct"/>
              <w:tblCellMar>
                <w:top w:w="85" w:type="dxa"/>
                <w:left w:w="57" w:type="dxa"/>
                <w:bottom w:w="40" w:type="dxa"/>
                <w:right w:w="57" w:type="dxa"/>
              </w:tblCellMar>
              <w:tblLook w:val="04A0" w:firstRow="1" w:lastRow="0" w:firstColumn="1" w:lastColumn="0" w:noHBand="0" w:noVBand="1"/>
            </w:tblPr>
            <w:tblGrid>
              <w:gridCol w:w="7435"/>
              <w:gridCol w:w="3187"/>
            </w:tblGrid>
            <w:tr w:rsidR="00176826" w:rsidRPr="00C547D3" w14:paraId="05E8FC95" w14:textId="77777777" w:rsidTr="00176826">
              <w:trPr>
                <w:trHeight w:val="200"/>
              </w:trPr>
              <w:tc>
                <w:tcPr>
                  <w:tcW w:w="3500" w:type="pct"/>
                  <w:shd w:val="clear" w:color="auto" w:fill="A6A6A6"/>
                </w:tcPr>
                <w:p w14:paraId="3194F021" w14:textId="77777777" w:rsidR="002A447C" w:rsidRPr="00C547D3" w:rsidRDefault="002A447C" w:rsidP="00176826">
                  <w:pPr>
                    <w:keepNext/>
                    <w:keepLines/>
                    <w:rPr>
                      <w:rFonts w:cs="Arial"/>
                      <w:b/>
                      <w:sz w:val="18"/>
                      <w:szCs w:val="18"/>
                    </w:rPr>
                  </w:pPr>
                  <w:proofErr w:type="spellStart"/>
                  <w:r w:rsidRPr="00C547D3">
                    <w:rPr>
                      <w:rFonts w:cs="Arial"/>
                      <w:b/>
                      <w:sz w:val="18"/>
                      <w:szCs w:val="18"/>
                    </w:rPr>
                    <w:t>IntEnd</w:t>
                  </w:r>
                  <w:proofErr w:type="spellEnd"/>
                  <w:r w:rsidRPr="00C547D3">
                    <w:rPr>
                      <w:rFonts w:cs="Arial"/>
                      <w:b/>
                      <w:sz w:val="18"/>
                      <w:szCs w:val="18"/>
                    </w:rPr>
                    <w:t>: End Time</w:t>
                  </w:r>
                </w:p>
              </w:tc>
              <w:tc>
                <w:tcPr>
                  <w:tcW w:w="1500" w:type="pct"/>
                  <w:shd w:val="clear" w:color="auto" w:fill="A6A6A6"/>
                </w:tcPr>
                <w:p w14:paraId="39CCEE91" w14:textId="77777777" w:rsidR="002A447C" w:rsidRPr="00C547D3" w:rsidRDefault="002A447C" w:rsidP="00176826">
                  <w:pPr>
                    <w:keepNext/>
                    <w:keepLines/>
                    <w:rPr>
                      <w:rFonts w:cs="Arial"/>
                      <w:b/>
                      <w:sz w:val="18"/>
                      <w:szCs w:val="18"/>
                    </w:rPr>
                  </w:pPr>
                  <w:r w:rsidRPr="00C547D3">
                    <w:rPr>
                      <w:rFonts w:cs="Arial"/>
                      <w:b/>
                      <w:sz w:val="18"/>
                      <w:szCs w:val="18"/>
                    </w:rPr>
                    <w:t>Numeric</w:t>
                  </w:r>
                </w:p>
              </w:tc>
            </w:tr>
          </w:tbl>
          <w:p w14:paraId="562E93AE" w14:textId="77777777" w:rsidR="002A447C" w:rsidRPr="00C547D3" w:rsidRDefault="002A447C" w:rsidP="00176826">
            <w:pPr>
              <w:keepNext/>
              <w:keepLines/>
              <w:rPr>
                <w:rFonts w:cs="Arial"/>
                <w:sz w:val="18"/>
                <w:szCs w:val="18"/>
              </w:rPr>
            </w:pPr>
          </w:p>
        </w:tc>
      </w:tr>
      <w:tr w:rsidR="002A447C" w:rsidRPr="006B11F6" w14:paraId="51A39247" w14:textId="77777777" w:rsidTr="00176826">
        <w:tc>
          <w:tcPr>
            <w:tcW w:w="5000" w:type="pct"/>
            <w:shd w:val="clear" w:color="auto" w:fill="auto"/>
          </w:tcPr>
          <w:tbl>
            <w:tblPr>
              <w:tblW w:w="5000" w:type="pct"/>
              <w:tblCellMar>
                <w:top w:w="85" w:type="dxa"/>
                <w:left w:w="57" w:type="dxa"/>
                <w:bottom w:w="40" w:type="dxa"/>
                <w:right w:w="57" w:type="dxa"/>
              </w:tblCellMar>
              <w:tblLook w:val="04A0" w:firstRow="1" w:lastRow="0" w:firstColumn="1" w:lastColumn="0" w:noHBand="0" w:noVBand="1"/>
            </w:tblPr>
            <w:tblGrid>
              <w:gridCol w:w="10622"/>
            </w:tblGrid>
            <w:tr w:rsidR="00176826" w:rsidRPr="00C547D3" w14:paraId="587485D4" w14:textId="77777777" w:rsidTr="00176826">
              <w:trPr>
                <w:trHeight w:val="200"/>
              </w:trPr>
              <w:tc>
                <w:tcPr>
                  <w:tcW w:w="5000" w:type="pct"/>
                  <w:shd w:val="clear" w:color="auto" w:fill="auto"/>
                </w:tcPr>
                <w:p w14:paraId="794B4A76" w14:textId="77777777" w:rsidR="002A447C" w:rsidRPr="00C547D3" w:rsidRDefault="002A447C" w:rsidP="00176826">
                  <w:pPr>
                    <w:keepNext/>
                    <w:keepLines/>
                    <w:rPr>
                      <w:rFonts w:cs="Arial"/>
                      <w:b/>
                      <w:sz w:val="18"/>
                      <w:szCs w:val="18"/>
                      <w:u w:val="single"/>
                    </w:rPr>
                  </w:pPr>
                  <w:r w:rsidRPr="00C547D3">
                    <w:rPr>
                      <w:rFonts w:cs="Arial"/>
                      <w:b/>
                      <w:sz w:val="18"/>
                      <w:szCs w:val="18"/>
                      <w:u w:val="single"/>
                    </w:rPr>
                    <w:t>Not back | Min = 0 | Max = 9999 | Dummy</w:t>
                  </w:r>
                </w:p>
              </w:tc>
            </w:tr>
          </w:tbl>
          <w:p w14:paraId="093F04B0" w14:textId="77777777" w:rsidR="002A447C" w:rsidRPr="00C547D3" w:rsidRDefault="002A447C" w:rsidP="00176826">
            <w:pPr>
              <w:keepNext/>
              <w:keepLines/>
              <w:rPr>
                <w:rFonts w:cs="Arial"/>
                <w:sz w:val="18"/>
                <w:szCs w:val="18"/>
              </w:rPr>
            </w:pPr>
          </w:p>
        </w:tc>
      </w:tr>
      <w:tr w:rsidR="002A447C" w:rsidRPr="006B11F6" w14:paraId="65AB7EBD" w14:textId="77777777" w:rsidTr="00176826">
        <w:tc>
          <w:tcPr>
            <w:tcW w:w="5000" w:type="pct"/>
            <w:shd w:val="clear" w:color="auto" w:fill="auto"/>
          </w:tcPr>
          <w:tbl>
            <w:tblPr>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85" w:type="dxa"/>
                <w:left w:w="57" w:type="dxa"/>
                <w:bottom w:w="40" w:type="dxa"/>
                <w:right w:w="57" w:type="dxa"/>
              </w:tblCellMar>
              <w:tblLook w:val="04A0" w:firstRow="1" w:lastRow="0" w:firstColumn="1" w:lastColumn="0" w:noHBand="0" w:noVBand="1"/>
            </w:tblPr>
            <w:tblGrid>
              <w:gridCol w:w="10616"/>
            </w:tblGrid>
            <w:tr w:rsidR="00176826" w:rsidRPr="00176826" w14:paraId="3A2B1B3F" w14:textId="77777777" w:rsidTr="00176826">
              <w:trPr>
                <w:trHeight w:val="200"/>
              </w:trPr>
              <w:tc>
                <w:tcPr>
                  <w:tcW w:w="5000" w:type="pct"/>
                  <w:shd w:val="clear" w:color="auto" w:fill="auto"/>
                </w:tcPr>
                <w:p w14:paraId="0B2F8C6E" w14:textId="77777777" w:rsidR="002A447C" w:rsidRPr="00176826" w:rsidRDefault="002A447C" w:rsidP="00176826">
                  <w:pPr>
                    <w:keepNext/>
                    <w:keepLines/>
                    <w:rPr>
                      <w:rFonts w:cs="Arial"/>
                      <w:sz w:val="18"/>
                      <w:szCs w:val="18"/>
                      <w:highlight w:val="cyan"/>
                    </w:rPr>
                  </w:pPr>
                </w:p>
              </w:tc>
            </w:tr>
          </w:tbl>
          <w:p w14:paraId="22C11E13" w14:textId="77777777" w:rsidR="002A447C" w:rsidRPr="00176826" w:rsidRDefault="002A447C" w:rsidP="00176826">
            <w:pPr>
              <w:keepNext/>
              <w:keepLines/>
              <w:rPr>
                <w:rFonts w:cs="Arial"/>
                <w:sz w:val="18"/>
                <w:szCs w:val="18"/>
                <w:highlight w:val="cyan"/>
              </w:rPr>
            </w:pPr>
          </w:p>
        </w:tc>
      </w:tr>
    </w:tbl>
    <w:p w14:paraId="4FC128D0" w14:textId="7626CBB1" w:rsidR="002A447C" w:rsidRDefault="002A447C" w:rsidP="00866560">
      <w:pPr>
        <w:pStyle w:val="PlainText"/>
        <w:rPr>
          <w:rFonts w:ascii="Arial" w:hAnsi="Arial" w:cs="Arial"/>
          <w:highlight w:val="yellow"/>
        </w:rPr>
      </w:pPr>
    </w:p>
    <w:p w14:paraId="49613757" w14:textId="77777777" w:rsidR="002A447C" w:rsidRDefault="002A447C" w:rsidP="00866560">
      <w:pPr>
        <w:pStyle w:val="PlainText"/>
        <w:rPr>
          <w:rFonts w:ascii="Arial" w:hAnsi="Arial" w:cs="Arial"/>
          <w:highlight w:val="yellow"/>
        </w:rPr>
      </w:pPr>
    </w:p>
    <w:p w14:paraId="4C4B53EF" w14:textId="77777777" w:rsidR="00F26055" w:rsidRDefault="00F26055" w:rsidP="00866560">
      <w:pPr>
        <w:pStyle w:val="PlainText"/>
        <w:rPr>
          <w:rFonts w:ascii="Arial" w:hAnsi="Arial" w:cs="Arial"/>
          <w:highlight w:val="yellow"/>
        </w:rPr>
      </w:pPr>
    </w:p>
    <w:p w14:paraId="26CE692C" w14:textId="77777777" w:rsidR="00F26055" w:rsidRDefault="00F26055" w:rsidP="00866560">
      <w:pPr>
        <w:pStyle w:val="PlainText"/>
        <w:rPr>
          <w:rFonts w:ascii="Arial" w:hAnsi="Arial" w:cs="Arial"/>
          <w:highlight w:val="yellow"/>
        </w:rPr>
      </w:pPr>
    </w:p>
    <w:p w14:paraId="02A4275A" w14:textId="77777777" w:rsidR="00F26055" w:rsidRDefault="00F26055" w:rsidP="00866560">
      <w:pPr>
        <w:pStyle w:val="PlainText"/>
        <w:rPr>
          <w:rFonts w:ascii="Arial" w:hAnsi="Arial" w:cs="Arial"/>
          <w:highlight w:val="yellow"/>
        </w:rPr>
      </w:pPr>
    </w:p>
    <w:p w14:paraId="138A0EAC" w14:textId="26573348" w:rsidR="0088762A" w:rsidRDefault="0088762A" w:rsidP="00866560">
      <w:pPr>
        <w:pStyle w:val="PlainText"/>
        <w:rPr>
          <w:rFonts w:ascii="Arial" w:hAnsi="Arial" w:cs="Arial"/>
        </w:rPr>
      </w:pPr>
      <w:r w:rsidRPr="00F26055">
        <w:rPr>
          <w:rFonts w:ascii="Arial" w:hAnsi="Arial" w:cs="Arial"/>
        </w:rPr>
        <w:t>SPD_DEF: SPEEDSTER DEFINITION</w:t>
      </w:r>
      <w:r w:rsidR="002A447C" w:rsidRPr="00F26055">
        <w:rPr>
          <w:rFonts w:ascii="Arial" w:hAnsi="Arial" w:cs="Arial"/>
        </w:rPr>
        <w:t xml:space="preserve"> (DO NOT DELETE)</w:t>
      </w:r>
    </w:p>
    <w:p w14:paraId="7A570DD8" w14:textId="78BB1C9D" w:rsidR="00B846CF" w:rsidRDefault="00B846CF" w:rsidP="00866560">
      <w:pPr>
        <w:pStyle w:val="PlainText"/>
        <w:rPr>
          <w:rFonts w:ascii="Arial" w:hAnsi="Arial" w:cs="Arial"/>
        </w:rPr>
      </w:pPr>
    </w:p>
    <w:p w14:paraId="3D45AAB2" w14:textId="3B39687A" w:rsidR="00B846CF" w:rsidRPr="00F26055" w:rsidRDefault="00B846CF" w:rsidP="00866560">
      <w:pPr>
        <w:pStyle w:val="PlainText"/>
        <w:rPr>
          <w:rFonts w:ascii="Arial" w:hAnsi="Arial" w:cs="Arial"/>
        </w:rPr>
      </w:pPr>
      <w:r>
        <w:rPr>
          <w:rFonts w:ascii="Arial" w:hAnsi="Arial" w:cs="Arial"/>
        </w:rPr>
        <w:t xml:space="preserve">CORE. </w:t>
      </w:r>
      <w:r w:rsidRPr="00F26055">
        <w:rPr>
          <w:rFonts w:ascii="Arial" w:hAnsi="Arial" w:cs="Arial"/>
        </w:rPr>
        <w:t>(DO NOT DELETE)</w:t>
      </w:r>
    </w:p>
    <w:p w14:paraId="338B724D" w14:textId="4000A37A" w:rsidR="0088762A" w:rsidRPr="00F26055" w:rsidRDefault="0088762A" w:rsidP="00866560">
      <w:pPr>
        <w:pStyle w:val="PlainText"/>
        <w:rPr>
          <w:rFonts w:ascii="Arial" w:hAnsi="Arial" w:cs="Arial"/>
        </w:rPr>
      </w:pPr>
    </w:p>
    <w:p w14:paraId="091EB03C" w14:textId="112D0956" w:rsidR="0088762A" w:rsidRPr="00F26055" w:rsidRDefault="00387CE1" w:rsidP="002A447C">
      <w:pPr>
        <w:pStyle w:val="PlainText"/>
        <w:numPr>
          <w:ilvl w:val="0"/>
          <w:numId w:val="17"/>
        </w:numPr>
        <w:rPr>
          <w:rFonts w:ascii="Helvetica" w:hAnsi="Helvetica" w:cs="Helvetica"/>
          <w:color w:val="333333"/>
          <w:sz w:val="21"/>
          <w:szCs w:val="21"/>
          <w:shd w:val="clear" w:color="auto" w:fill="FFFFFF"/>
        </w:rPr>
      </w:pPr>
      <w:r w:rsidRPr="00F26055">
        <w:rPr>
          <w:rFonts w:ascii="Helvetica" w:hAnsi="Helvetica" w:cs="Helvetica"/>
          <w:color w:val="333333"/>
          <w:sz w:val="21"/>
          <w:szCs w:val="21"/>
          <w:shd w:val="clear" w:color="auto" w:fill="FFFFFF"/>
        </w:rPr>
        <w:t>##SPEEDSTER DURATION##</w:t>
      </w:r>
    </w:p>
    <w:p w14:paraId="3974B4EC" w14:textId="19C70D5A" w:rsidR="002A447C" w:rsidRPr="00F26055" w:rsidRDefault="00F25408" w:rsidP="00866560">
      <w:pPr>
        <w:pStyle w:val="PlainText"/>
        <w:rPr>
          <w:rFonts w:ascii="Helvetica" w:hAnsi="Helvetica" w:cs="Helvetica"/>
          <w:color w:val="333333"/>
          <w:sz w:val="21"/>
          <w:szCs w:val="21"/>
          <w:shd w:val="clear" w:color="auto" w:fill="FFFFFF"/>
        </w:rPr>
      </w:pPr>
      <w:r>
        <w:rPr>
          <w:rFonts w:ascii="Arial" w:hAnsi="Arial" w:cs="Arial"/>
          <w:noProof/>
        </w:rPr>
        <mc:AlternateContent>
          <mc:Choice Requires="wps">
            <w:drawing>
              <wp:anchor distT="0" distB="0" distL="114300" distR="114300" simplePos="0" relativeHeight="251659264" behindDoc="0" locked="0" layoutInCell="1" allowOverlap="1" wp14:anchorId="0ABDE335" wp14:editId="2F137D9F">
                <wp:simplePos x="0" y="0"/>
                <wp:positionH relativeFrom="column">
                  <wp:posOffset>21590</wp:posOffset>
                </wp:positionH>
                <wp:positionV relativeFrom="paragraph">
                  <wp:posOffset>158115</wp:posOffset>
                </wp:positionV>
                <wp:extent cx="6744970" cy="382270"/>
                <wp:effectExtent l="2540" t="0" r="0" b="2540"/>
                <wp:wrapNone/>
                <wp:docPr id="22" name="Text Box 17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44970" cy="382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06623B" w14:textId="2832D854" w:rsidR="0037749B" w:rsidRPr="00B846CF" w:rsidRDefault="0037749B" w:rsidP="00B846CF">
                            <w:pPr>
                              <w:tabs>
                                <w:tab w:val="left" w:pos="7218"/>
                                <w:tab w:val="left" w:pos="7502"/>
                              </w:tabs>
                              <w:autoSpaceDE w:val="0"/>
                              <w:autoSpaceDN w:val="0"/>
                              <w:adjustRightInd w:val="0"/>
                              <w:rPr>
                                <w:rFonts w:cs="Arial"/>
                                <w:lang w:val="en-ZA"/>
                              </w:rPr>
                            </w:pPr>
                            <w:r>
                              <w:rPr>
                                <w:rFonts w:cs="Arial"/>
                                <w:i/>
                                <w:color w:val="0000FF"/>
                              </w:rPr>
                              <w:t>Insert the number of minutes considered too quick to complete this survey in, thereby deeming this interview “suspicious”. The recommendation is 15% of the expected interview duration. Insert number only</w:t>
                            </w:r>
                            <w:r w:rsidRPr="000C7B34">
                              <w:rPr>
                                <w:rFonts w:cs="Arial"/>
                                <w:i/>
                                <w:color w:val="0000FF"/>
                              </w:rPr>
                              <w:t>)</w:t>
                            </w:r>
                          </w:p>
                        </w:txbxContent>
                      </wps:txbx>
                      <wps:bodyPr rot="0" vert="horz" wrap="non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BDE335" id="Text Box 1737" o:spid="_x0000_s1033" type="#_x0000_t202" style="position:absolute;margin-left:1.7pt;margin-top:12.45pt;width:531.1pt;height:30.1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" stroked="f">
                <v:textbox inset="0,0,0,0">
                  <w:txbxContent>
                    <w:p w14:paraId="0506623B" w14:textId="2832D854" w:rsidR="0037749B" w:rsidRPr="00B846CF" w:rsidRDefault="0037749B" w:rsidP="00B846CF">
                      <w:pPr>
                        <w:tabs>
                          <w:tab w:val="left" w:pos="7218"/>
                          <w:tab w:val="left" w:pos="7502"/>
                        </w:tabs>
                        <w:autoSpaceDE w:val="0"/>
                        <w:autoSpaceDN w:val="0"/>
                        <w:adjustRightInd w:val="0"/>
                        <w:rPr>
                          <w:rFonts w:cs="Arial"/>
                          <w:lang w:val="en-ZA"/>
                        </w:rPr>
                      </w:pPr>
                      <w:r>
                        <w:rPr>
                          <w:rFonts w:cs="Arial"/>
                          <w:i/>
                          <w:color w:val="0000FF"/>
                        </w:rPr>
                        <w:t>Insert the number of minutes considered too quick to complete this survey in, thereby deeming this interview “suspicious”. The recommendation is 15% of the expected interview duration. Insert number only</w:t>
                      </w:r>
                      <w:r w:rsidRPr="000C7B34">
                        <w:rPr>
                          <w:rFonts w:cs="Arial"/>
                          <w:i/>
                          <w:color w:val="0000FF"/>
                        </w:rPr>
                        <w:t>)</w:t>
                      </w:r>
                    </w:p>
                  </w:txbxContent>
                </v:textbox>
              </v:shape>
            </w:pict>
          </mc:Fallback>
        </mc:AlternateContent>
      </w:r>
    </w:p>
    <w:p w14:paraId="1FC4B829" w14:textId="724A8110" w:rsidR="00B846CF" w:rsidRDefault="00B846CF" w:rsidP="002A447C">
      <w:pPr>
        <w:keepNext/>
        <w:keepLines/>
        <w:rPr>
          <w:b/>
        </w:rPr>
      </w:pPr>
    </w:p>
    <w:p w14:paraId="345B26A6" w14:textId="77777777" w:rsidR="00B846CF" w:rsidRDefault="00B846CF" w:rsidP="002A447C">
      <w:pPr>
        <w:keepNext/>
        <w:keepLines/>
        <w:rPr>
          <w:b/>
        </w:rPr>
      </w:pPr>
    </w:p>
    <w:p w14:paraId="4EC5EA5C" w14:textId="77777777" w:rsidR="00B846CF" w:rsidRDefault="00B846CF" w:rsidP="002A447C">
      <w:pPr>
        <w:keepNext/>
        <w:keepLines/>
        <w:rPr>
          <w:b/>
        </w:rPr>
      </w:pPr>
    </w:p>
    <w:p w14:paraId="3DB7078B" w14:textId="77777777" w:rsidR="002A447C" w:rsidRPr="00F26055" w:rsidRDefault="002A447C" w:rsidP="00866560">
      <w:pPr>
        <w:pStyle w:val="PlainText"/>
        <w:rPr>
          <w:rFonts w:ascii="Helvetica" w:hAnsi="Helvetica" w:cs="Helvetica"/>
          <w:color w:val="333333"/>
          <w:sz w:val="21"/>
          <w:szCs w:val="21"/>
          <w:shd w:val="clear" w:color="auto" w:fill="FFFFFF"/>
        </w:rPr>
      </w:pPr>
    </w:p>
    <w:p w14:paraId="31FAAEBE" w14:textId="790E8CFB" w:rsidR="002A447C" w:rsidRPr="002A447C" w:rsidRDefault="002A447C" w:rsidP="00866560">
      <w:pPr>
        <w:pStyle w:val="PlainText"/>
        <w:rPr>
          <w:rFonts w:ascii="Arial" w:hAnsi="Arial" w:cs="Arial"/>
        </w:rPr>
      </w:pPr>
      <w:r w:rsidRPr="00F26055">
        <w:rPr>
          <w:rFonts w:ascii="Arial" w:hAnsi="Arial" w:cs="Arial"/>
        </w:rPr>
        <w:t>DO NOT DELETE THIS QUESTION: It is used in the background script for panel quality-control purposes</w:t>
      </w:r>
    </w:p>
    <w:p w14:paraId="6875B2EF" w14:textId="77777777" w:rsidR="0053647C" w:rsidRPr="006275B7" w:rsidRDefault="0053647C" w:rsidP="00866560">
      <w:pPr>
        <w:jc w:val="center"/>
        <w:rPr>
          <w:snapToGrid w:val="0"/>
          <w:color w:val="auto"/>
          <w:lang w:eastAsia="en-US"/>
        </w:rPr>
      </w:pPr>
    </w:p>
    <w:p w14:paraId="065E7CAE" w14:textId="77777777" w:rsidR="0053647C" w:rsidRPr="006275B7" w:rsidRDefault="0053647C" w:rsidP="00866560">
      <w:pPr>
        <w:jc w:val="center"/>
        <w:rPr>
          <w:snapToGrid w:val="0"/>
          <w:color w:val="auto"/>
          <w:lang w:eastAsia="en-US"/>
        </w:rPr>
      </w:pPr>
    </w:p>
    <w:p w14:paraId="71E1D5D5" w14:textId="77777777" w:rsidR="0053647C" w:rsidRPr="006275B7" w:rsidRDefault="0053647C" w:rsidP="00866560">
      <w:pPr>
        <w:jc w:val="center"/>
        <w:rPr>
          <w:snapToGrid w:val="0"/>
          <w:color w:val="auto"/>
          <w:lang w:eastAsia="en-US"/>
        </w:rPr>
      </w:pPr>
    </w:p>
    <w:p w14:paraId="7FD5362D" w14:textId="4219A990" w:rsidR="003B4AA6" w:rsidRPr="00760EE4" w:rsidRDefault="00F25408" w:rsidP="00866560">
      <w:pPr>
        <w:jc w:val="center"/>
        <w:rPr>
          <w:snapToGrid w:val="0"/>
          <w:color w:val="auto"/>
          <w:lang w:eastAsia="en-US"/>
        </w:rPr>
      </w:pPr>
      <w:r>
        <w:rPr>
          <w:noProof/>
          <w:snapToGrid w:val="0"/>
          <w:color w:val="auto"/>
          <w:lang w:eastAsia="en-US"/>
        </w:rPr>
        <w:drawing>
          <wp:inline distT="0" distB="0" distL="0" distR="0" wp14:anchorId="303931DE" wp14:editId="49A46092">
            <wp:extent cx="323850" cy="393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3850" cy="393700"/>
                    </a:xfrm>
                    <a:prstGeom prst="rect">
                      <a:avLst/>
                    </a:prstGeom>
                    <a:noFill/>
                    <a:ln>
                      <a:noFill/>
                    </a:ln>
                  </pic:spPr>
                </pic:pic>
              </a:graphicData>
            </a:graphic>
          </wp:inline>
        </w:drawing>
      </w:r>
    </w:p>
    <w:p w14:paraId="74415BEE" w14:textId="23E3CCBA" w:rsidR="00654E0F" w:rsidRPr="005D0095" w:rsidRDefault="00654E0F" w:rsidP="003D462D">
      <w:pPr>
        <w:rPr>
          <w:strike/>
          <w:snapToGrid w:val="0"/>
          <w:color w:val="auto"/>
          <w:lang w:eastAsia="en-US"/>
        </w:rPr>
      </w:pPr>
      <w:bookmarkStart w:id="47" w:name="_Hlk515892888"/>
      <w:bookmarkEnd w:id="47"/>
    </w:p>
    <w:sectPr w:rsidR="00654E0F" w:rsidRPr="005D0095" w:rsidSect="00DE5FBC">
      <w:headerReference w:type="default" r:id="rId27"/>
      <w:footerReference w:type="default" r:id="rId28"/>
      <w:pgSz w:w="11909" w:h="16834" w:code="9"/>
      <w:pgMar w:top="720" w:right="567" w:bottom="720" w:left="720" w:header="454" w:footer="431" w:gutter="0"/>
      <w:paperSrc w:first="15" w:other="15"/>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5" w:author="Michelle Dugas" w:date="2021-04-29T11:16:00Z" w:initials="MD">
    <w:p w14:paraId="0B7BD878" w14:textId="2990088F" w:rsidR="0037749B" w:rsidRDefault="0037749B">
      <w:pPr>
        <w:pStyle w:val="CommentText"/>
      </w:pPr>
      <w:r>
        <w:rPr>
          <w:rStyle w:val="CommentReference"/>
        </w:rPr>
        <w:annotationRef/>
      </w:r>
      <w:r>
        <w:t>Adjust age bands to 18-25?</w:t>
      </w:r>
      <w:r w:rsidR="005F5051">
        <w:t xml:space="preserve"> Might already be reflected in an updated version of the questionnaire.</w:t>
      </w:r>
    </w:p>
  </w:comment>
  <w:comment w:id="6" w:author="Walter, Kimberley (MBJHB cs)" w:date="2021-05-03T07:18:00Z" w:initials="WK(c">
    <w:p w14:paraId="3FBBFB03" w14:textId="0432F235" w:rsidR="00463C04" w:rsidRDefault="00463C04">
      <w:pPr>
        <w:pStyle w:val="CommentText"/>
      </w:pPr>
      <w:r>
        <w:rPr>
          <w:rStyle w:val="CommentReference"/>
        </w:rPr>
        <w:annotationRef/>
      </w:r>
      <w:r w:rsidR="00395C8E">
        <w:t xml:space="preserve">Hi Michelle, yes this was updated, but I have updated it here for clarity </w:t>
      </w:r>
    </w:p>
  </w:comment>
  <w:comment w:id="10" w:author="Walter, Kimberley (MBJHB cs)" w:date="2021-05-03T07:47:00Z" w:initials="WK(c">
    <w:p w14:paraId="5BD20934" w14:textId="75802A07" w:rsidR="00C64310" w:rsidRDefault="00C64310">
      <w:pPr>
        <w:pStyle w:val="CommentText"/>
      </w:pPr>
      <w:r>
        <w:rPr>
          <w:rStyle w:val="CommentReference"/>
        </w:rPr>
        <w:annotationRef/>
      </w:r>
      <w:r>
        <w:t>Please just triple checking that you would like to interview both males and females</w:t>
      </w:r>
    </w:p>
  </w:comment>
  <w:comment w:id="12" w:author="Michelle Dugas" w:date="2021-04-29T11:23:00Z" w:initials="MD">
    <w:p w14:paraId="61BECD03" w14:textId="321C5ACE" w:rsidR="0037749B" w:rsidRDefault="0037749B">
      <w:pPr>
        <w:pStyle w:val="CommentText"/>
      </w:pPr>
      <w:r>
        <w:rPr>
          <w:rStyle w:val="CommentReference"/>
        </w:rPr>
        <w:annotationRef/>
      </w:r>
      <w:r>
        <w:t>I think we were considering adding gender-based violence to this list</w:t>
      </w:r>
    </w:p>
  </w:comment>
  <w:comment w:id="13" w:author="Walter, Kimberley (MBJHB cs)" w:date="2021-05-03T07:19:00Z" w:initials="WK(c">
    <w:p w14:paraId="1F287073" w14:textId="2AF113EC" w:rsidR="004F5B67" w:rsidRDefault="004F5B67">
      <w:pPr>
        <w:pStyle w:val="CommentText"/>
      </w:pPr>
      <w:r>
        <w:rPr>
          <w:rStyle w:val="CommentReference"/>
        </w:rPr>
        <w:annotationRef/>
      </w:r>
      <w:r>
        <w:t>I have added it in</w:t>
      </w:r>
    </w:p>
  </w:comment>
  <w:comment w:id="14" w:author="Walter, Kimberley (MBJHB cs)" w:date="2021-05-03T07:36:00Z" w:initials="WK(c">
    <w:p w14:paraId="4A44E59F" w14:textId="03E3C34F" w:rsidR="008D0BB7" w:rsidRDefault="008D0BB7">
      <w:pPr>
        <w:pStyle w:val="CommentText"/>
      </w:pPr>
      <w:r>
        <w:rPr>
          <w:rStyle w:val="CommentReference"/>
        </w:rPr>
        <w:annotationRef/>
      </w:r>
      <w:r>
        <w:t>Please I checked and we can include the value segments as requested, but I need to include an option giving a respond a choice not to answer due to the sensitive nature of some of the statements. I hope that this is okay</w:t>
      </w:r>
    </w:p>
  </w:comment>
  <w:comment w:id="19" w:author="Michelle Dugas" w:date="2021-04-29T11:31:00Z" w:initials="MD">
    <w:p w14:paraId="7CCB62B6" w14:textId="4FF1CAB3" w:rsidR="007829E5" w:rsidRDefault="007829E5">
      <w:pPr>
        <w:pStyle w:val="CommentText"/>
      </w:pPr>
      <w:r>
        <w:rPr>
          <w:rStyle w:val="CommentReference"/>
        </w:rPr>
        <w:annotationRef/>
      </w:r>
      <w:r>
        <w:t>I think Jeanna had a comment about whether ‘enjoy’ is the</w:t>
      </w:r>
      <w:r w:rsidR="005F5051">
        <w:t xml:space="preserve"> best feeling to highlight here, but not sure what the right alternative would be</w:t>
      </w:r>
    </w:p>
  </w:comment>
  <w:comment w:id="20" w:author="Walter, Kimberley (MBJHB cs)" w:date="2021-05-03T07:48:00Z" w:initials="WK(c">
    <w:p w14:paraId="487AC4E7" w14:textId="4707D220" w:rsidR="00D066A3" w:rsidRDefault="00D066A3">
      <w:pPr>
        <w:pStyle w:val="CommentText"/>
      </w:pPr>
      <w:r>
        <w:rPr>
          <w:rStyle w:val="CommentReference"/>
        </w:rPr>
        <w:annotationRef/>
      </w:r>
      <w:r w:rsidR="00A0285D">
        <w:t xml:space="preserve">We could change enjoy </w:t>
      </w:r>
      <w:proofErr w:type="gramStart"/>
      <w:r w:rsidR="00A0285D">
        <w:t>to like</w:t>
      </w:r>
      <w:proofErr w:type="gramEnd"/>
      <w:r w:rsidR="00AA40A6">
        <w:t xml:space="preserve">. I know that it is </w:t>
      </w:r>
      <w:proofErr w:type="spellStart"/>
      <w:proofErr w:type="gramStart"/>
      <w:r w:rsidR="00AA40A6">
        <w:t>a</w:t>
      </w:r>
      <w:proofErr w:type="spellEnd"/>
      <w:proofErr w:type="gramEnd"/>
      <w:r w:rsidR="00AA40A6">
        <w:t xml:space="preserve"> odd, but we need to keep the essence of this question as an emotive read especially when we look at the </w:t>
      </w:r>
      <w:proofErr w:type="spellStart"/>
      <w:r w:rsidR="00AA40A6">
        <w:t>behaviourial</w:t>
      </w:r>
      <w:proofErr w:type="spellEnd"/>
      <w:r w:rsidR="00AA40A6">
        <w:t xml:space="preserve"> metrics. The enjoyment / likeability score tenders </w:t>
      </w:r>
      <w:r w:rsidR="00051667">
        <w:t>to align with behaviour especially in South Africa</w:t>
      </w:r>
    </w:p>
  </w:comment>
  <w:comment w:id="21" w:author="Michelle Dugas" w:date="2021-04-29T11:35:00Z" w:initials="MD">
    <w:p w14:paraId="087E289B" w14:textId="6B3F7B15" w:rsidR="007829E5" w:rsidRDefault="007829E5" w:rsidP="007829E5">
      <w:pPr>
        <w:pStyle w:val="CommentText"/>
      </w:pPr>
      <w:r>
        <w:rPr>
          <w:rStyle w:val="CommentReference"/>
        </w:rPr>
        <w:annotationRef/>
      </w:r>
      <w:r>
        <w:t>I can see why disturbing would be a good anchor here generally speaking, but our campaign is about empowerment, which is the more positive spin on opposite to gentle. Is there a way we can</w:t>
      </w:r>
      <w:r w:rsidR="005F5051">
        <w:t xml:space="preserve"> also</w:t>
      </w:r>
      <w:r>
        <w:t xml:space="preserve"> include the notion of empowering (or a suggested synonym) somewhere in one of these lists?</w:t>
      </w:r>
      <w:r w:rsidR="005F5051">
        <w:t xml:space="preserve"> I do think disturbing could capture impressions of being offended, so not sure removing it outright is the best approach either.</w:t>
      </w:r>
    </w:p>
    <w:p w14:paraId="7F1ED134" w14:textId="6AE869B8" w:rsidR="007829E5" w:rsidRDefault="007829E5">
      <w:pPr>
        <w:pStyle w:val="CommentText"/>
      </w:pPr>
    </w:p>
  </w:comment>
  <w:comment w:id="22" w:author="Walter, Kimberley (MBJHB cs)" w:date="2021-05-03T07:37:00Z" w:initials="WK(c">
    <w:p w14:paraId="34263281" w14:textId="4F73ACEB" w:rsidR="00CC4F52" w:rsidRDefault="00CC4F52">
      <w:pPr>
        <w:pStyle w:val="CommentText"/>
      </w:pPr>
      <w:r>
        <w:rPr>
          <w:rStyle w:val="CommentReference"/>
        </w:rPr>
        <w:annotationRef/>
      </w:r>
      <w:r>
        <w:t xml:space="preserve">I do understand what you are saying, but unfortunately we need to capture disturbing here because it is an active negative word </w:t>
      </w:r>
      <w:r w:rsidR="00113AFE">
        <w:t xml:space="preserve">which has been tested as </w:t>
      </w:r>
      <w:proofErr w:type="spellStart"/>
      <w:proofErr w:type="gramStart"/>
      <w:r w:rsidR="00113AFE">
        <w:t>a</w:t>
      </w:r>
      <w:proofErr w:type="spellEnd"/>
      <w:proofErr w:type="gramEnd"/>
      <w:r w:rsidR="00113AFE">
        <w:t xml:space="preserve"> indicator of offense. I do understand that we are not aiming for such a negative tonality, </w:t>
      </w:r>
      <w:r w:rsidR="008C6DEE">
        <w:t xml:space="preserve">but we </w:t>
      </w:r>
      <w:proofErr w:type="gramStart"/>
      <w:r w:rsidR="008C6DEE">
        <w:t>have to</w:t>
      </w:r>
      <w:proofErr w:type="gramEnd"/>
      <w:r w:rsidR="008C6DEE">
        <w:t xml:space="preserve"> include it just </w:t>
      </w:r>
      <w:proofErr w:type="spellStart"/>
      <w:r w:rsidR="008C6DEE">
        <w:t>incase</w:t>
      </w:r>
      <w:proofErr w:type="spellEnd"/>
      <w:r w:rsidR="008C6DEE">
        <w:t xml:space="preserve">. </w:t>
      </w:r>
      <w:r w:rsidR="00D80FF4">
        <w:t xml:space="preserve">I have added in another question (op42 on page </w:t>
      </w:r>
      <w:r w:rsidR="00B00145">
        <w:t>21</w:t>
      </w:r>
      <w:r w:rsidR="00D80FF4">
        <w:t xml:space="preserve">) to try and capture empowerment as a sentiment felt after watching this ad. </w:t>
      </w:r>
    </w:p>
  </w:comment>
  <w:comment w:id="24" w:author="Michelle Dugas" w:date="2021-04-29T11:19:00Z" w:initials="MD">
    <w:p w14:paraId="30202449" w14:textId="4ED2C7BB" w:rsidR="0037749B" w:rsidRDefault="0037749B">
      <w:pPr>
        <w:pStyle w:val="CommentText"/>
      </w:pPr>
      <w:r>
        <w:rPr>
          <w:rStyle w:val="CommentReference"/>
        </w:rPr>
        <w:annotationRef/>
      </w:r>
      <w:r w:rsidR="00B42E16">
        <w:t>Maybe</w:t>
      </w:r>
      <w:r>
        <w:t xml:space="preserve"> a better fit to say HIV PREVENTION and leave out marketing</w:t>
      </w:r>
    </w:p>
  </w:comment>
  <w:comment w:id="25" w:author="Walter, Kimberley (MBJHB cs)" w:date="2021-05-03T07:20:00Z" w:initials="WK(c">
    <w:p w14:paraId="427E6DED" w14:textId="20F3BF8E" w:rsidR="004C4599" w:rsidRDefault="004C4599">
      <w:pPr>
        <w:pStyle w:val="CommentText"/>
      </w:pPr>
      <w:r>
        <w:rPr>
          <w:rStyle w:val="CommentReference"/>
        </w:rPr>
        <w:annotationRef/>
      </w:r>
      <w:r>
        <w:t>Agreed, I have removed marketing</w:t>
      </w:r>
    </w:p>
  </w:comment>
  <w:comment w:id="26" w:author="Michelle Dugas" w:date="2021-04-29T11:26:00Z" w:initials="MD">
    <w:p w14:paraId="5D23DB3F" w14:textId="319EE3C4" w:rsidR="00CB576D" w:rsidRDefault="00CB576D">
      <w:pPr>
        <w:pStyle w:val="CommentText"/>
      </w:pPr>
      <w:r>
        <w:rPr>
          <w:rStyle w:val="CommentReference"/>
        </w:rPr>
        <w:annotationRef/>
      </w:r>
      <w:r>
        <w:t>Here again, I think it might be better to focus on HIV PREVENTION as the category and leave out marketing. At this point of the survey, I think we want to make sure we’re assessing their HIV prevention attitudes and behaviour, not their perceptions of the marketing strategy</w:t>
      </w:r>
    </w:p>
  </w:comment>
  <w:comment w:id="27" w:author="Michelle Dugas" w:date="2021-04-29T11:28:00Z" w:initials="MD">
    <w:p w14:paraId="37949A50" w14:textId="6ED61FDA" w:rsidR="00CB576D" w:rsidRDefault="00CB576D">
      <w:pPr>
        <w:pStyle w:val="CommentText"/>
      </w:pPr>
      <w:r>
        <w:rPr>
          <w:rStyle w:val="CommentReference"/>
        </w:rPr>
        <w:annotationRef/>
      </w:r>
      <w:r>
        <w:t>This comment applies to all the questions in this section</w:t>
      </w:r>
    </w:p>
  </w:comment>
  <w:comment w:id="28" w:author="Walter, Kimberley (MBJHB cs)" w:date="2021-05-03T07:51:00Z" w:initials="WK(c">
    <w:p w14:paraId="1214E9D9" w14:textId="0A967430" w:rsidR="00051667" w:rsidRDefault="00051667">
      <w:pPr>
        <w:pStyle w:val="CommentText"/>
      </w:pPr>
      <w:r>
        <w:rPr>
          <w:rStyle w:val="CommentReference"/>
        </w:rPr>
        <w:annotationRef/>
      </w:r>
      <w:r>
        <w:t>Done thank you</w:t>
      </w:r>
    </w:p>
  </w:comment>
  <w:comment w:id="29" w:author="Michelle Dugas" w:date="2021-04-29T11:28:00Z" w:initials="MD">
    <w:p w14:paraId="2790DC6B" w14:textId="020E60CC" w:rsidR="00CB576D" w:rsidRDefault="00CB576D">
      <w:pPr>
        <w:pStyle w:val="CommentText"/>
      </w:pPr>
      <w:r>
        <w:rPr>
          <w:rStyle w:val="CommentReference"/>
        </w:rPr>
        <w:annotationRef/>
      </w:r>
      <w:r>
        <w:t>Do we want to specify differences from ads in the same category (HIV Prevention awareness</w:t>
      </w:r>
      <w:proofErr w:type="gramStart"/>
      <w:r>
        <w:t>)</w:t>
      </w:r>
      <w:proofErr w:type="gramEnd"/>
    </w:p>
  </w:comment>
  <w:comment w:id="30" w:author="Walter, Kimberley (MBJHB cs)" w:date="2021-05-03T07:22:00Z" w:initials="WK(c">
    <w:p w14:paraId="75A135B1" w14:textId="7B738122" w:rsidR="00A25A59" w:rsidRDefault="00A25A59">
      <w:pPr>
        <w:pStyle w:val="CommentText"/>
      </w:pPr>
      <w:r>
        <w:rPr>
          <w:rStyle w:val="CommentReference"/>
        </w:rPr>
        <w:annotationRef/>
      </w:r>
      <w:r w:rsidR="002E3700">
        <w:t>T</w:t>
      </w:r>
      <w:r w:rsidR="002E3700" w:rsidRPr="002E3700">
        <w:t>ypically</w:t>
      </w:r>
      <w:r w:rsidR="002E3700">
        <w:t xml:space="preserve"> this question is used to </w:t>
      </w:r>
      <w:proofErr w:type="spellStart"/>
      <w:r w:rsidR="002E3700">
        <w:t>guage</w:t>
      </w:r>
      <w:proofErr w:type="spellEnd"/>
      <w:r w:rsidR="002E3700">
        <w:t xml:space="preserve"> effectiveness to break through the clutter – will consumers notice it amongst other advertising because </w:t>
      </w:r>
      <w:r w:rsidR="00446E86">
        <w:t xml:space="preserve">our ad will not only be placed or </w:t>
      </w:r>
      <w:proofErr w:type="spellStart"/>
      <w:r w:rsidR="00446E86">
        <w:t>competiting</w:t>
      </w:r>
      <w:proofErr w:type="spellEnd"/>
      <w:r w:rsidR="00446E86">
        <w:t xml:space="preserve"> against ads within the category. I have added in the question below which asks specifically about category distinctiveness. I hope that this is okay</w:t>
      </w:r>
    </w:p>
  </w:comment>
  <w:comment w:id="32" w:author="Michelle Dugas" w:date="2021-04-29T11:29:00Z" w:initials="MD">
    <w:p w14:paraId="7CA42774" w14:textId="77705F42" w:rsidR="00CB576D" w:rsidRDefault="00CB576D">
      <w:pPr>
        <w:pStyle w:val="CommentText"/>
      </w:pPr>
      <w:r>
        <w:rPr>
          <w:rStyle w:val="CommentReference"/>
        </w:rPr>
        <w:annotationRef/>
      </w:r>
      <w:r>
        <w:t>Another word than brand that would be best here?</w:t>
      </w:r>
    </w:p>
  </w:comment>
  <w:comment w:id="33" w:author="Walter, Kimberley (MBJHB cs)" w:date="2021-05-03T07:26:00Z" w:initials="WK(c">
    <w:p w14:paraId="4C6ACE23" w14:textId="7C48D24C" w:rsidR="00D147DE" w:rsidRDefault="00D147DE">
      <w:pPr>
        <w:pStyle w:val="CommentText"/>
      </w:pPr>
      <w:r>
        <w:rPr>
          <w:rStyle w:val="CommentReference"/>
        </w:rPr>
        <w:annotationRef/>
      </w:r>
      <w:r>
        <w:t>Could we use marketing</w:t>
      </w:r>
      <w:r w:rsidR="00DF59A1">
        <w:t xml:space="preserve"> / advertising</w:t>
      </w:r>
      <w:r>
        <w:t xml:space="preserve"> here?</w:t>
      </w:r>
    </w:p>
  </w:comment>
  <w:comment w:id="34" w:author="Michelle Dugas" w:date="2021-04-29T11:30:00Z" w:initials="MD">
    <w:p w14:paraId="2D035FD6" w14:textId="31D4B9E1" w:rsidR="00CB576D" w:rsidRDefault="00CB576D">
      <w:pPr>
        <w:pStyle w:val="CommentText"/>
      </w:pPr>
      <w:r>
        <w:rPr>
          <w:rStyle w:val="CommentReference"/>
        </w:rPr>
        <w:annotationRef/>
      </w:r>
      <w:r>
        <w:t>Could we see a draft of the messages they plan to use here?</w:t>
      </w:r>
    </w:p>
  </w:comment>
  <w:comment w:id="35" w:author="Walter, Kimberley (MBJHB cs)" w:date="2021-05-03T07:27:00Z" w:initials="WK(c">
    <w:p w14:paraId="7EE5157D" w14:textId="51F8655F" w:rsidR="002557CB" w:rsidRDefault="002557CB">
      <w:pPr>
        <w:pStyle w:val="CommentText"/>
      </w:pPr>
      <w:r>
        <w:rPr>
          <w:rStyle w:val="CommentReference"/>
        </w:rPr>
        <w:annotationRef/>
      </w:r>
      <w:r>
        <w:t>Of course.</w:t>
      </w:r>
      <w:r w:rsidR="00051667">
        <w:t xml:space="preserve"> Please see below. </w:t>
      </w:r>
      <w:r w:rsidR="00BA1401">
        <w:t xml:space="preserve">My thought was to keep the primary message the same across all </w:t>
      </w:r>
      <w:proofErr w:type="gramStart"/>
      <w:r w:rsidR="00BA1401">
        <w:t>ads</w:t>
      </w:r>
      <w:proofErr w:type="gramEnd"/>
      <w:r w:rsidR="00BA1401">
        <w:t xml:space="preserve"> so we have a point of comparison. The key message should land; </w:t>
      </w:r>
      <w:r w:rsidR="008A3BB8">
        <w:t xml:space="preserve">if it lands in one ad and not another, this will guide us to </w:t>
      </w:r>
      <w:proofErr w:type="gramStart"/>
      <w:r w:rsidR="008A3BB8">
        <w:t>make a decision</w:t>
      </w:r>
      <w:proofErr w:type="gramEnd"/>
      <w:r w:rsidR="008A3BB8">
        <w:t xml:space="preserve"> on the ad as ultimately it needs to communicate the intended claim.</w:t>
      </w:r>
    </w:p>
  </w:comment>
  <w:comment w:id="37" w:author="Walter, Kimberley (MBJHB cs)" w:date="2021-05-03T07:55:00Z" w:initials="WK(c">
    <w:p w14:paraId="3BC1A20B" w14:textId="05A82733" w:rsidR="008E7726" w:rsidRDefault="008E7726">
      <w:pPr>
        <w:pStyle w:val="CommentText"/>
      </w:pPr>
      <w:r>
        <w:rPr>
          <w:rStyle w:val="CommentReference"/>
        </w:rPr>
        <w:annotationRef/>
      </w:r>
      <w:r>
        <w:t xml:space="preserve">The messages need to be as single minded as possible </w:t>
      </w:r>
    </w:p>
  </w:comment>
  <w:comment w:id="46" w:author="Walter, Kimberley (MBJHB cs)" w:date="2021-05-03T07:45:00Z" w:initials="WK(c">
    <w:p w14:paraId="33B411BF" w14:textId="23C1B1E2" w:rsidR="00D80FF4" w:rsidRDefault="00D80FF4">
      <w:pPr>
        <w:pStyle w:val="CommentText"/>
      </w:pPr>
      <w:r>
        <w:rPr>
          <w:rStyle w:val="CommentReference"/>
        </w:rPr>
        <w:annotationRef/>
      </w:r>
      <w:r>
        <w:t xml:space="preserve">I have added in this question to try and </w:t>
      </w:r>
      <w:proofErr w:type="spellStart"/>
      <w:r>
        <w:t>catpre</w:t>
      </w:r>
      <w:proofErr w:type="spellEnd"/>
      <w:r>
        <w:t xml:space="preserve"> a feeling of empowerment.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B7BD878" w15:done="0"/>
  <w15:commentEx w15:paraId="3FBBFB03" w15:paraIdParent="0B7BD878" w15:done="0"/>
  <w15:commentEx w15:paraId="5BD20934" w15:done="0"/>
  <w15:commentEx w15:paraId="61BECD03" w15:done="0"/>
  <w15:commentEx w15:paraId="1F287073" w15:paraIdParent="61BECD03" w15:done="0"/>
  <w15:commentEx w15:paraId="4A44E59F" w15:done="0"/>
  <w15:commentEx w15:paraId="7CCB62B6" w15:done="0"/>
  <w15:commentEx w15:paraId="487AC4E7" w15:paraIdParent="7CCB62B6" w15:done="0"/>
  <w15:commentEx w15:paraId="7F1ED134" w15:done="0"/>
  <w15:commentEx w15:paraId="34263281" w15:paraIdParent="7F1ED134" w15:done="0"/>
  <w15:commentEx w15:paraId="30202449" w15:done="0"/>
  <w15:commentEx w15:paraId="427E6DED" w15:paraIdParent="30202449" w15:done="0"/>
  <w15:commentEx w15:paraId="5D23DB3F" w15:done="0"/>
  <w15:commentEx w15:paraId="37949A50" w15:paraIdParent="5D23DB3F" w15:done="0"/>
  <w15:commentEx w15:paraId="1214E9D9" w15:paraIdParent="5D23DB3F" w15:done="0"/>
  <w15:commentEx w15:paraId="2790DC6B" w15:done="0"/>
  <w15:commentEx w15:paraId="75A135B1" w15:paraIdParent="2790DC6B" w15:done="0"/>
  <w15:commentEx w15:paraId="7CA42774" w15:done="0"/>
  <w15:commentEx w15:paraId="4C6ACE23" w15:paraIdParent="7CA42774" w15:done="0"/>
  <w15:commentEx w15:paraId="2D035FD6" w15:done="0"/>
  <w15:commentEx w15:paraId="7EE5157D" w15:paraIdParent="2D035FD6" w15:done="0"/>
  <w15:commentEx w15:paraId="3BC1A20B" w15:done="0"/>
  <w15:commentEx w15:paraId="33B411B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3513F2" w16cex:dateUtc="2021-04-29T15:16:00Z"/>
  <w16cex:commentExtensible w16cex:durableId="243A224F" w16cex:dateUtc="2021-05-03T05:18:00Z"/>
  <w16cex:commentExtensible w16cex:durableId="243A2929" w16cex:dateUtc="2021-05-03T05:47:00Z"/>
  <w16cex:commentExtensible w16cex:durableId="243515A7" w16cex:dateUtc="2021-04-29T15:23:00Z"/>
  <w16cex:commentExtensible w16cex:durableId="243A229A" w16cex:dateUtc="2021-05-03T05:19:00Z"/>
  <w16cex:commentExtensible w16cex:durableId="243A268A" w16cex:dateUtc="2021-05-03T05:36:00Z"/>
  <w16cex:commentExtensible w16cex:durableId="24351790" w16cex:dateUtc="2021-04-29T15:31:00Z"/>
  <w16cex:commentExtensible w16cex:durableId="243A2958" w16cex:dateUtc="2021-05-03T05:48:00Z"/>
  <w16cex:commentExtensible w16cex:durableId="24351887" w16cex:dateUtc="2021-04-29T15:35:00Z"/>
  <w16cex:commentExtensible w16cex:durableId="243A26C9" w16cex:dateUtc="2021-05-03T05:37:00Z"/>
  <w16cex:commentExtensible w16cex:durableId="243514C4" w16cex:dateUtc="2021-04-29T15:19:00Z"/>
  <w16cex:commentExtensible w16cex:durableId="243A22CD" w16cex:dateUtc="2021-05-03T05:20:00Z"/>
  <w16cex:commentExtensible w16cex:durableId="24351682" w16cex:dateUtc="2021-04-29T15:26:00Z"/>
  <w16cex:commentExtensible w16cex:durableId="243516DE" w16cex:dateUtc="2021-04-29T15:28:00Z"/>
  <w16cex:commentExtensible w16cex:durableId="243A29E4" w16cex:dateUtc="2021-05-03T05:51:00Z"/>
  <w16cex:commentExtensible w16cex:durableId="243516F4" w16cex:dateUtc="2021-04-29T15:28:00Z"/>
  <w16cex:commentExtensible w16cex:durableId="243A232D" w16cex:dateUtc="2021-05-03T05:22:00Z"/>
  <w16cex:commentExtensible w16cex:durableId="2435171C" w16cex:dateUtc="2021-04-29T15:29:00Z"/>
  <w16cex:commentExtensible w16cex:durableId="243A241B" w16cex:dateUtc="2021-05-03T05:26:00Z"/>
  <w16cex:commentExtensible w16cex:durableId="2435173A" w16cex:dateUtc="2021-04-29T15:30:00Z"/>
  <w16cex:commentExtensible w16cex:durableId="243A2452" w16cex:dateUtc="2021-05-03T05:27:00Z"/>
  <w16cex:commentExtensible w16cex:durableId="243A2B02" w16cex:dateUtc="2021-05-03T05:55:00Z"/>
  <w16cex:commentExtensible w16cex:durableId="243A2889" w16cex:dateUtc="2021-05-03T05: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B7BD878" w16cid:durableId="243513F2"/>
  <w16cid:commentId w16cid:paraId="3FBBFB03" w16cid:durableId="243A224F"/>
  <w16cid:commentId w16cid:paraId="5BD20934" w16cid:durableId="243A2929"/>
  <w16cid:commentId w16cid:paraId="61BECD03" w16cid:durableId="243515A7"/>
  <w16cid:commentId w16cid:paraId="1F287073" w16cid:durableId="243A229A"/>
  <w16cid:commentId w16cid:paraId="4A44E59F" w16cid:durableId="243A268A"/>
  <w16cid:commentId w16cid:paraId="7CCB62B6" w16cid:durableId="24351790"/>
  <w16cid:commentId w16cid:paraId="487AC4E7" w16cid:durableId="243A2958"/>
  <w16cid:commentId w16cid:paraId="7F1ED134" w16cid:durableId="24351887"/>
  <w16cid:commentId w16cid:paraId="34263281" w16cid:durableId="243A26C9"/>
  <w16cid:commentId w16cid:paraId="30202449" w16cid:durableId="243514C4"/>
  <w16cid:commentId w16cid:paraId="427E6DED" w16cid:durableId="243A22CD"/>
  <w16cid:commentId w16cid:paraId="5D23DB3F" w16cid:durableId="24351682"/>
  <w16cid:commentId w16cid:paraId="37949A50" w16cid:durableId="243516DE"/>
  <w16cid:commentId w16cid:paraId="1214E9D9" w16cid:durableId="243A29E4"/>
  <w16cid:commentId w16cid:paraId="2790DC6B" w16cid:durableId="243516F4"/>
  <w16cid:commentId w16cid:paraId="75A135B1" w16cid:durableId="243A232D"/>
  <w16cid:commentId w16cid:paraId="7CA42774" w16cid:durableId="2435171C"/>
  <w16cid:commentId w16cid:paraId="4C6ACE23" w16cid:durableId="243A241B"/>
  <w16cid:commentId w16cid:paraId="2D035FD6" w16cid:durableId="2435173A"/>
  <w16cid:commentId w16cid:paraId="7EE5157D" w16cid:durableId="243A2452"/>
  <w16cid:commentId w16cid:paraId="3BC1A20B" w16cid:durableId="243A2B02"/>
  <w16cid:commentId w16cid:paraId="33B411BF" w16cid:durableId="243A288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C80A29" w14:textId="77777777" w:rsidR="00105392" w:rsidRDefault="00105392">
      <w:r>
        <w:separator/>
      </w:r>
    </w:p>
  </w:endnote>
  <w:endnote w:type="continuationSeparator" w:id="0">
    <w:p w14:paraId="320D624F" w14:textId="77777777" w:rsidR="00105392" w:rsidRDefault="001053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Wingdings 3">
    <w:panose1 w:val="05040102010807070707"/>
    <w:charset w:val="02"/>
    <w:family w:val="roman"/>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E0467F" w14:textId="1E9F6F4D" w:rsidR="0037749B" w:rsidRPr="005C0AC7" w:rsidRDefault="0037749B" w:rsidP="00C657C7">
    <w:pPr>
      <w:pStyle w:val="Footer"/>
      <w:tabs>
        <w:tab w:val="center" w:pos="5265"/>
        <w:tab w:val="right" w:pos="10530"/>
      </w:tabs>
      <w:rPr>
        <w:rFonts w:cs="Arial"/>
        <w:sz w:val="16"/>
        <w:szCs w:val="16"/>
        <w:lang w:val="en-ZA"/>
      </w:rPr>
    </w:pPr>
    <w:r w:rsidRPr="005E0368">
      <w:rPr>
        <w:sz w:val="16"/>
        <w:szCs w:val="16"/>
      </w:rPr>
      <w:fldChar w:fldCharType="begin"/>
    </w:r>
    <w:r w:rsidRPr="005E0368">
      <w:rPr>
        <w:sz w:val="16"/>
        <w:szCs w:val="16"/>
      </w:rPr>
      <w:instrText xml:space="preserve"> FILENAME \p \* MERGEFORMAT </w:instrText>
    </w:r>
    <w:r w:rsidRPr="005E0368">
      <w:rPr>
        <w:sz w:val="16"/>
        <w:szCs w:val="16"/>
      </w:rPr>
      <w:fldChar w:fldCharType="separate"/>
    </w:r>
    <w:r>
      <w:rPr>
        <w:rFonts w:cs="Arial"/>
        <w:noProof/>
        <w:sz w:val="16"/>
        <w:szCs w:val="16"/>
      </w:rPr>
      <w:t>Project Oshun_questionnaire draft South Africa</w:t>
    </w:r>
    <w:r w:rsidRPr="005E0368">
      <w:rPr>
        <w:sz w:val="16"/>
        <w:szCs w:val="16"/>
      </w:rPr>
      <w:fldChar w:fldCharType="end"/>
    </w:r>
    <w:r>
      <w:rPr>
        <w:sz w:val="16"/>
        <w:szCs w:val="16"/>
      </w:rPr>
      <w:tab/>
    </w:r>
    <w:r>
      <w:rPr>
        <w:sz w:val="16"/>
        <w:szCs w:val="16"/>
      </w:rPr>
      <w:tab/>
    </w:r>
    <w:r>
      <w:rPr>
        <w:sz w:val="16"/>
        <w:szCs w:val="16"/>
      </w:rPr>
      <w:tab/>
    </w:r>
    <w:r>
      <w:rPr>
        <w:sz w:val="16"/>
        <w:szCs w:val="16"/>
      </w:rPr>
      <w:tab/>
    </w:r>
    <w:r w:rsidRPr="005E0368">
      <w:rPr>
        <w:rFonts w:cs="Arial"/>
        <w:sz w:val="16"/>
        <w:szCs w:val="16"/>
      </w:rPr>
      <w:t>,</w:t>
    </w:r>
    <w:r>
      <w:rPr>
        <w:rFonts w:cs="Arial"/>
        <w:sz w:val="16"/>
        <w:szCs w:val="16"/>
      </w:rPr>
      <w:t xml:space="preserve"> </w:t>
    </w:r>
    <w:r w:rsidRPr="005E0368">
      <w:rPr>
        <w:rFonts w:cs="Arial"/>
        <w:sz w:val="16"/>
        <w:szCs w:val="16"/>
      </w:rPr>
      <w:fldChar w:fldCharType="begin"/>
    </w:r>
    <w:r w:rsidRPr="005E0368">
      <w:rPr>
        <w:rFonts w:cs="Arial"/>
        <w:sz w:val="16"/>
        <w:szCs w:val="16"/>
      </w:rPr>
      <w:instrText xml:space="preserve"> PAGE  \* MERGEFORMAT </w:instrText>
    </w:r>
    <w:r w:rsidRPr="005E0368">
      <w:rPr>
        <w:rFonts w:cs="Arial"/>
        <w:sz w:val="16"/>
        <w:szCs w:val="16"/>
      </w:rPr>
      <w:fldChar w:fldCharType="separate"/>
    </w:r>
    <w:r w:rsidRPr="005E0368">
      <w:rPr>
        <w:rFonts w:cs="Arial"/>
        <w:noProof/>
        <w:sz w:val="16"/>
        <w:szCs w:val="16"/>
      </w:rPr>
      <w:t>50</w:t>
    </w:r>
    <w:r w:rsidRPr="005E0368">
      <w:rPr>
        <w:rFonts w:cs="Arial"/>
        <w:sz w:val="16"/>
        <w:szCs w:val="16"/>
      </w:rPr>
      <w:fldChar w:fldCharType="end"/>
    </w:r>
    <w:r w:rsidRPr="005E0368">
      <w:rPr>
        <w:rFonts w:cs="Arial"/>
        <w:sz w:val="16"/>
        <w:szCs w:val="16"/>
      </w:rPr>
      <w:t xml:space="preserve"> CONFIDENTIAL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A8985D" w14:textId="77777777" w:rsidR="00105392" w:rsidRDefault="00105392">
      <w:r>
        <w:separator/>
      </w:r>
    </w:p>
  </w:footnote>
  <w:footnote w:type="continuationSeparator" w:id="0">
    <w:p w14:paraId="6BFFE34E" w14:textId="77777777" w:rsidR="00105392" w:rsidRDefault="001053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465898" w14:textId="35756524" w:rsidR="0037749B" w:rsidRDefault="00F25408" w:rsidP="00DE5FBC">
    <w:pPr>
      <w:pStyle w:val="Header"/>
      <w:jc w:val="right"/>
    </w:pPr>
    <w:bookmarkStart w:id="48" w:name="_Hlk12292561"/>
    <w:r>
      <w:rPr>
        <w:noProof/>
      </w:rPr>
      <w:drawing>
        <wp:inline distT="0" distB="0" distL="0" distR="0" wp14:anchorId="1173280F" wp14:editId="310C0700">
          <wp:extent cx="590550" cy="133350"/>
          <wp:effectExtent l="0" t="0" r="0" b="0"/>
          <wp:docPr id="21" name="Picture 21">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90550" cy="133350"/>
                  </a:xfrm>
                  <a:prstGeom prst="rect">
                    <a:avLst/>
                  </a:prstGeom>
                  <a:noFill/>
                  <a:ln>
                    <a:noFill/>
                  </a:ln>
                </pic:spPr>
              </pic:pic>
            </a:graphicData>
          </a:graphic>
        </wp:inline>
      </w:drawing>
    </w:r>
    <w:bookmarkEnd w:id="48"/>
  </w:p>
  <w:p w14:paraId="38515E33" w14:textId="77777777" w:rsidR="0037749B" w:rsidRDefault="00B00145" w:rsidP="00DE5FBC">
    <w:pPr>
      <w:pStyle w:val="Header"/>
      <w:jc w:val="right"/>
      <w:rPr>
        <w:rStyle w:val="PageNumber"/>
      </w:rPr>
    </w:pPr>
    <w:hyperlink r:id="rId3" w:history="1"/>
  </w:p>
  <w:p w14:paraId="2497A5DE" w14:textId="77777777" w:rsidR="0037749B" w:rsidRDefault="0037749B">
    <w:pPr>
      <w:pStyle w:val="Head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50</w:t>
    </w:r>
    <w:r>
      <w:rPr>
        <w:rStyle w:val="PageNumbe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304B75"/>
    <w:multiLevelType w:val="hybridMultilevel"/>
    <w:tmpl w:val="2C68E05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 w15:restartNumberingAfterBreak="0">
    <w:nsid w:val="07CB362A"/>
    <w:multiLevelType w:val="hybridMultilevel"/>
    <w:tmpl w:val="12165846"/>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0CD15C25"/>
    <w:multiLevelType w:val="hybridMultilevel"/>
    <w:tmpl w:val="25BCE3D4"/>
    <w:lvl w:ilvl="0" w:tplc="C414C9A4">
      <w:numFmt w:val="bullet"/>
      <w:lvlText w:val="-"/>
      <w:lvlJc w:val="left"/>
      <w:pPr>
        <w:ind w:left="502" w:hanging="360"/>
      </w:pPr>
      <w:rPr>
        <w:rFonts w:ascii="Arial" w:eastAsia="Times New Roman" w:hAnsi="Arial" w:cs="Arial" w:hint="default"/>
      </w:rPr>
    </w:lvl>
    <w:lvl w:ilvl="1" w:tplc="08090003" w:tentative="1">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3" w15:restartNumberingAfterBreak="0">
    <w:nsid w:val="0E6A2F96"/>
    <w:multiLevelType w:val="hybridMultilevel"/>
    <w:tmpl w:val="D6483462"/>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4" w15:restartNumberingAfterBreak="0">
    <w:nsid w:val="14A07D37"/>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14B518A0"/>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1C4E1FBC"/>
    <w:multiLevelType w:val="hybridMultilevel"/>
    <w:tmpl w:val="557E3A0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1D9F0F5C"/>
    <w:multiLevelType w:val="hybridMultilevel"/>
    <w:tmpl w:val="D480CF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2AE1DC8"/>
    <w:multiLevelType w:val="hybridMultilevel"/>
    <w:tmpl w:val="E11C75EE"/>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9" w15:restartNumberingAfterBreak="0">
    <w:nsid w:val="362E3F2E"/>
    <w:multiLevelType w:val="hybridMultilevel"/>
    <w:tmpl w:val="7B864604"/>
    <w:lvl w:ilvl="0" w:tplc="2FE6E53A">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FD1448"/>
    <w:multiLevelType w:val="hybridMultilevel"/>
    <w:tmpl w:val="AE1AAAC4"/>
    <w:lvl w:ilvl="0" w:tplc="E4EE2DEA">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B7A494F"/>
    <w:multiLevelType w:val="hybridMultilevel"/>
    <w:tmpl w:val="1E54C9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7064AE0"/>
    <w:multiLevelType w:val="hybridMultilevel"/>
    <w:tmpl w:val="C6C06726"/>
    <w:lvl w:ilvl="0" w:tplc="2B8C17AA">
      <w:start w:val="1"/>
      <w:numFmt w:val="decimal"/>
      <w:lvlText w:val="%1."/>
      <w:lvlJc w:val="left"/>
      <w:pPr>
        <w:tabs>
          <w:tab w:val="num" w:pos="720"/>
        </w:tabs>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58F16D37"/>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5BD67696"/>
    <w:multiLevelType w:val="hybridMultilevel"/>
    <w:tmpl w:val="39224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DC4031C"/>
    <w:multiLevelType w:val="hybridMultilevel"/>
    <w:tmpl w:val="C6C06726"/>
    <w:lvl w:ilvl="0" w:tplc="2B8C17AA">
      <w:start w:val="1"/>
      <w:numFmt w:val="decimal"/>
      <w:lvlText w:val="%1."/>
      <w:lvlJc w:val="left"/>
      <w:pPr>
        <w:tabs>
          <w:tab w:val="num" w:pos="720"/>
        </w:tabs>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6B100F08"/>
    <w:multiLevelType w:val="hybridMultilevel"/>
    <w:tmpl w:val="A7EA3E0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5"/>
  </w:num>
  <w:num w:numId="2">
    <w:abstractNumId w:val="13"/>
  </w:num>
  <w:num w:numId="3">
    <w:abstractNumId w:val="4"/>
  </w:num>
  <w:num w:numId="4">
    <w:abstractNumId w:val="6"/>
  </w:num>
  <w:num w:numId="5">
    <w:abstractNumId w:val="2"/>
  </w:num>
  <w:num w:numId="6">
    <w:abstractNumId w:val="7"/>
  </w:num>
  <w:num w:numId="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2"/>
  </w:num>
  <w:num w:numId="10">
    <w:abstractNumId w:val="16"/>
  </w:num>
  <w:num w:numId="11">
    <w:abstractNumId w:val="11"/>
  </w:num>
  <w:num w:numId="12">
    <w:abstractNumId w:val="10"/>
  </w:num>
  <w:num w:numId="13">
    <w:abstractNumId w:val="9"/>
  </w:num>
  <w:num w:numId="14">
    <w:abstractNumId w:val="14"/>
  </w:num>
  <w:num w:numId="15">
    <w:abstractNumId w:val="0"/>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num>
  <w:num w:numId="18">
    <w:abstractNumId w:val="8"/>
  </w:num>
  <w:numIdMacAtCleanup w:val="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Walter, Kimberley (MBJHB cs)">
    <w15:presenceInfo w15:providerId="AD" w15:userId="S::Kimberley.Walter@kantar.com::9ef68402-3752-47a4-981a-6380a4be16f2"/>
  </w15:person>
  <w15:person w15:author="Michelle Dugas">
    <w15:presenceInfo w15:providerId="Windows Live" w15:userId="bc8c65527e83a8b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5122"/>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31F2"/>
    <w:rsid w:val="0000059E"/>
    <w:rsid w:val="000009E8"/>
    <w:rsid w:val="00001595"/>
    <w:rsid w:val="00001707"/>
    <w:rsid w:val="00001D3B"/>
    <w:rsid w:val="000024A6"/>
    <w:rsid w:val="00002BA9"/>
    <w:rsid w:val="00003F20"/>
    <w:rsid w:val="000043BC"/>
    <w:rsid w:val="0000509F"/>
    <w:rsid w:val="00005397"/>
    <w:rsid w:val="00005A3B"/>
    <w:rsid w:val="0000658A"/>
    <w:rsid w:val="00010BD6"/>
    <w:rsid w:val="00011118"/>
    <w:rsid w:val="0001140E"/>
    <w:rsid w:val="000115B2"/>
    <w:rsid w:val="000127DC"/>
    <w:rsid w:val="00012A2E"/>
    <w:rsid w:val="00014C14"/>
    <w:rsid w:val="00014D70"/>
    <w:rsid w:val="0001688B"/>
    <w:rsid w:val="00017799"/>
    <w:rsid w:val="000179B9"/>
    <w:rsid w:val="00017D28"/>
    <w:rsid w:val="00020839"/>
    <w:rsid w:val="00020EAA"/>
    <w:rsid w:val="00021268"/>
    <w:rsid w:val="00021F0C"/>
    <w:rsid w:val="00022D6E"/>
    <w:rsid w:val="00023051"/>
    <w:rsid w:val="00023AA1"/>
    <w:rsid w:val="00024501"/>
    <w:rsid w:val="00024721"/>
    <w:rsid w:val="0002501D"/>
    <w:rsid w:val="000257D0"/>
    <w:rsid w:val="000257E2"/>
    <w:rsid w:val="000264A8"/>
    <w:rsid w:val="00026907"/>
    <w:rsid w:val="000269CA"/>
    <w:rsid w:val="00026B53"/>
    <w:rsid w:val="00026B6F"/>
    <w:rsid w:val="00026D39"/>
    <w:rsid w:val="00026D54"/>
    <w:rsid w:val="000271B7"/>
    <w:rsid w:val="000272A9"/>
    <w:rsid w:val="00030BE0"/>
    <w:rsid w:val="00031614"/>
    <w:rsid w:val="00031B3E"/>
    <w:rsid w:val="00031D8D"/>
    <w:rsid w:val="000329B4"/>
    <w:rsid w:val="00033088"/>
    <w:rsid w:val="00034949"/>
    <w:rsid w:val="00034B10"/>
    <w:rsid w:val="00035838"/>
    <w:rsid w:val="0003606B"/>
    <w:rsid w:val="00036178"/>
    <w:rsid w:val="000362BE"/>
    <w:rsid w:val="00036987"/>
    <w:rsid w:val="00036FA3"/>
    <w:rsid w:val="00037240"/>
    <w:rsid w:val="0003794A"/>
    <w:rsid w:val="000401DF"/>
    <w:rsid w:val="0004046A"/>
    <w:rsid w:val="0004070F"/>
    <w:rsid w:val="00041067"/>
    <w:rsid w:val="00041ABE"/>
    <w:rsid w:val="000420B0"/>
    <w:rsid w:val="000422CD"/>
    <w:rsid w:val="000423F0"/>
    <w:rsid w:val="0004336E"/>
    <w:rsid w:val="000434EE"/>
    <w:rsid w:val="00044D3C"/>
    <w:rsid w:val="00045FD4"/>
    <w:rsid w:val="00046155"/>
    <w:rsid w:val="0004644B"/>
    <w:rsid w:val="00046517"/>
    <w:rsid w:val="00047B6C"/>
    <w:rsid w:val="0005058B"/>
    <w:rsid w:val="000512A6"/>
    <w:rsid w:val="00051415"/>
    <w:rsid w:val="00051441"/>
    <w:rsid w:val="00051667"/>
    <w:rsid w:val="00051965"/>
    <w:rsid w:val="00052A04"/>
    <w:rsid w:val="00053080"/>
    <w:rsid w:val="000534C1"/>
    <w:rsid w:val="000536C5"/>
    <w:rsid w:val="00053C71"/>
    <w:rsid w:val="00053F7C"/>
    <w:rsid w:val="00053FB2"/>
    <w:rsid w:val="0005426D"/>
    <w:rsid w:val="00054698"/>
    <w:rsid w:val="000548F2"/>
    <w:rsid w:val="00054B81"/>
    <w:rsid w:val="000554C7"/>
    <w:rsid w:val="00055D40"/>
    <w:rsid w:val="00055D83"/>
    <w:rsid w:val="000566E8"/>
    <w:rsid w:val="00056990"/>
    <w:rsid w:val="00056ABA"/>
    <w:rsid w:val="0006004C"/>
    <w:rsid w:val="00060566"/>
    <w:rsid w:val="0006110C"/>
    <w:rsid w:val="00061749"/>
    <w:rsid w:val="00061D05"/>
    <w:rsid w:val="00061E9E"/>
    <w:rsid w:val="000621C8"/>
    <w:rsid w:val="00062F59"/>
    <w:rsid w:val="00063927"/>
    <w:rsid w:val="00063B3D"/>
    <w:rsid w:val="00064E49"/>
    <w:rsid w:val="000652C0"/>
    <w:rsid w:val="00065672"/>
    <w:rsid w:val="0006588D"/>
    <w:rsid w:val="00065B22"/>
    <w:rsid w:val="0006672D"/>
    <w:rsid w:val="00066E35"/>
    <w:rsid w:val="00067A60"/>
    <w:rsid w:val="00070D84"/>
    <w:rsid w:val="0007128A"/>
    <w:rsid w:val="00073E81"/>
    <w:rsid w:val="00073EB5"/>
    <w:rsid w:val="00074562"/>
    <w:rsid w:val="000745F3"/>
    <w:rsid w:val="00074F59"/>
    <w:rsid w:val="0007555E"/>
    <w:rsid w:val="00075C3F"/>
    <w:rsid w:val="00077827"/>
    <w:rsid w:val="00080068"/>
    <w:rsid w:val="0008059C"/>
    <w:rsid w:val="00081241"/>
    <w:rsid w:val="00081D85"/>
    <w:rsid w:val="00081F0B"/>
    <w:rsid w:val="000820A1"/>
    <w:rsid w:val="000820A4"/>
    <w:rsid w:val="00082296"/>
    <w:rsid w:val="00082C81"/>
    <w:rsid w:val="0008415C"/>
    <w:rsid w:val="000849B8"/>
    <w:rsid w:val="00084CE1"/>
    <w:rsid w:val="00084EDF"/>
    <w:rsid w:val="0008620C"/>
    <w:rsid w:val="00086FB3"/>
    <w:rsid w:val="000870DC"/>
    <w:rsid w:val="0008750E"/>
    <w:rsid w:val="0008775C"/>
    <w:rsid w:val="00087863"/>
    <w:rsid w:val="00087AAE"/>
    <w:rsid w:val="00087DD1"/>
    <w:rsid w:val="000909AA"/>
    <w:rsid w:val="00090B5D"/>
    <w:rsid w:val="00090C60"/>
    <w:rsid w:val="00091838"/>
    <w:rsid w:val="00091EB5"/>
    <w:rsid w:val="000942EE"/>
    <w:rsid w:val="00094327"/>
    <w:rsid w:val="00095742"/>
    <w:rsid w:val="00095AE3"/>
    <w:rsid w:val="00095B64"/>
    <w:rsid w:val="00095DF5"/>
    <w:rsid w:val="00095E5E"/>
    <w:rsid w:val="000964C6"/>
    <w:rsid w:val="000968AF"/>
    <w:rsid w:val="00096C29"/>
    <w:rsid w:val="000979FA"/>
    <w:rsid w:val="00097C93"/>
    <w:rsid w:val="000A0128"/>
    <w:rsid w:val="000A0C40"/>
    <w:rsid w:val="000A0F5E"/>
    <w:rsid w:val="000A15DF"/>
    <w:rsid w:val="000A190D"/>
    <w:rsid w:val="000A2CFB"/>
    <w:rsid w:val="000A34CA"/>
    <w:rsid w:val="000A3CA6"/>
    <w:rsid w:val="000A4140"/>
    <w:rsid w:val="000A44FD"/>
    <w:rsid w:val="000A4A19"/>
    <w:rsid w:val="000A4D0D"/>
    <w:rsid w:val="000A4E0A"/>
    <w:rsid w:val="000A534B"/>
    <w:rsid w:val="000A6516"/>
    <w:rsid w:val="000A6690"/>
    <w:rsid w:val="000A6C4C"/>
    <w:rsid w:val="000A6D6A"/>
    <w:rsid w:val="000A6FE6"/>
    <w:rsid w:val="000A70E8"/>
    <w:rsid w:val="000A7186"/>
    <w:rsid w:val="000B0D4F"/>
    <w:rsid w:val="000B19F0"/>
    <w:rsid w:val="000B1F01"/>
    <w:rsid w:val="000B278B"/>
    <w:rsid w:val="000B27A6"/>
    <w:rsid w:val="000B2B32"/>
    <w:rsid w:val="000B3202"/>
    <w:rsid w:val="000B3465"/>
    <w:rsid w:val="000B34F1"/>
    <w:rsid w:val="000B39C9"/>
    <w:rsid w:val="000B412F"/>
    <w:rsid w:val="000B465B"/>
    <w:rsid w:val="000B4C0A"/>
    <w:rsid w:val="000B4D5E"/>
    <w:rsid w:val="000B4E3D"/>
    <w:rsid w:val="000B6A03"/>
    <w:rsid w:val="000B73CC"/>
    <w:rsid w:val="000C09D5"/>
    <w:rsid w:val="000C0B09"/>
    <w:rsid w:val="000C1699"/>
    <w:rsid w:val="000C28F1"/>
    <w:rsid w:val="000C2D00"/>
    <w:rsid w:val="000C2E4B"/>
    <w:rsid w:val="000C3098"/>
    <w:rsid w:val="000C3832"/>
    <w:rsid w:val="000C3ADF"/>
    <w:rsid w:val="000C3E09"/>
    <w:rsid w:val="000C4F94"/>
    <w:rsid w:val="000C50B7"/>
    <w:rsid w:val="000C6217"/>
    <w:rsid w:val="000C6862"/>
    <w:rsid w:val="000C6902"/>
    <w:rsid w:val="000C6A87"/>
    <w:rsid w:val="000C73F6"/>
    <w:rsid w:val="000C78E0"/>
    <w:rsid w:val="000D03E2"/>
    <w:rsid w:val="000D0512"/>
    <w:rsid w:val="000D175F"/>
    <w:rsid w:val="000D1967"/>
    <w:rsid w:val="000D2FB4"/>
    <w:rsid w:val="000D3116"/>
    <w:rsid w:val="000D3285"/>
    <w:rsid w:val="000D442D"/>
    <w:rsid w:val="000D4F3A"/>
    <w:rsid w:val="000D55FD"/>
    <w:rsid w:val="000D59FC"/>
    <w:rsid w:val="000D6141"/>
    <w:rsid w:val="000D61CE"/>
    <w:rsid w:val="000D6900"/>
    <w:rsid w:val="000D6ED9"/>
    <w:rsid w:val="000D7338"/>
    <w:rsid w:val="000E15C1"/>
    <w:rsid w:val="000E1A20"/>
    <w:rsid w:val="000E1CA5"/>
    <w:rsid w:val="000E1CBB"/>
    <w:rsid w:val="000E2455"/>
    <w:rsid w:val="000E2948"/>
    <w:rsid w:val="000E2D1F"/>
    <w:rsid w:val="000E3152"/>
    <w:rsid w:val="000E3656"/>
    <w:rsid w:val="000E38E2"/>
    <w:rsid w:val="000E4E15"/>
    <w:rsid w:val="000E50A8"/>
    <w:rsid w:val="000E5AB7"/>
    <w:rsid w:val="000E5C38"/>
    <w:rsid w:val="000E5F83"/>
    <w:rsid w:val="000E6776"/>
    <w:rsid w:val="000E6A89"/>
    <w:rsid w:val="000E709A"/>
    <w:rsid w:val="000E7A7C"/>
    <w:rsid w:val="000F0557"/>
    <w:rsid w:val="000F07DD"/>
    <w:rsid w:val="000F2953"/>
    <w:rsid w:val="000F2B08"/>
    <w:rsid w:val="000F2F19"/>
    <w:rsid w:val="000F4712"/>
    <w:rsid w:val="000F6A30"/>
    <w:rsid w:val="000F6CFE"/>
    <w:rsid w:val="000F7156"/>
    <w:rsid w:val="00101704"/>
    <w:rsid w:val="00101797"/>
    <w:rsid w:val="001032B1"/>
    <w:rsid w:val="0010357F"/>
    <w:rsid w:val="00103D26"/>
    <w:rsid w:val="00105392"/>
    <w:rsid w:val="0010569C"/>
    <w:rsid w:val="00105F6F"/>
    <w:rsid w:val="001063CB"/>
    <w:rsid w:val="00106E82"/>
    <w:rsid w:val="001071F1"/>
    <w:rsid w:val="001101E4"/>
    <w:rsid w:val="00111796"/>
    <w:rsid w:val="00111C15"/>
    <w:rsid w:val="00111C9D"/>
    <w:rsid w:val="00111F6D"/>
    <w:rsid w:val="00112618"/>
    <w:rsid w:val="00113093"/>
    <w:rsid w:val="001139A3"/>
    <w:rsid w:val="00113AFD"/>
    <w:rsid w:val="00113AFE"/>
    <w:rsid w:val="0011482B"/>
    <w:rsid w:val="00115200"/>
    <w:rsid w:val="00115FB7"/>
    <w:rsid w:val="00116E09"/>
    <w:rsid w:val="00117AE7"/>
    <w:rsid w:val="00117B3F"/>
    <w:rsid w:val="00117C65"/>
    <w:rsid w:val="00120943"/>
    <w:rsid w:val="001216AE"/>
    <w:rsid w:val="001225B4"/>
    <w:rsid w:val="00123426"/>
    <w:rsid w:val="0012388D"/>
    <w:rsid w:val="00125C20"/>
    <w:rsid w:val="00125E36"/>
    <w:rsid w:val="001272C3"/>
    <w:rsid w:val="00127E76"/>
    <w:rsid w:val="00130271"/>
    <w:rsid w:val="00130B83"/>
    <w:rsid w:val="00130EDA"/>
    <w:rsid w:val="00131473"/>
    <w:rsid w:val="001316CA"/>
    <w:rsid w:val="001317D9"/>
    <w:rsid w:val="00131A11"/>
    <w:rsid w:val="00131A6A"/>
    <w:rsid w:val="00132795"/>
    <w:rsid w:val="00132BF1"/>
    <w:rsid w:val="001335C7"/>
    <w:rsid w:val="001337A0"/>
    <w:rsid w:val="00134F97"/>
    <w:rsid w:val="00135109"/>
    <w:rsid w:val="00135414"/>
    <w:rsid w:val="00135CC9"/>
    <w:rsid w:val="00136B52"/>
    <w:rsid w:val="0014034B"/>
    <w:rsid w:val="00140613"/>
    <w:rsid w:val="00140A03"/>
    <w:rsid w:val="00141078"/>
    <w:rsid w:val="001415DA"/>
    <w:rsid w:val="00141616"/>
    <w:rsid w:val="001418E4"/>
    <w:rsid w:val="00141B95"/>
    <w:rsid w:val="00141E14"/>
    <w:rsid w:val="00142677"/>
    <w:rsid w:val="00142DBF"/>
    <w:rsid w:val="001438E7"/>
    <w:rsid w:val="0014440C"/>
    <w:rsid w:val="001446AE"/>
    <w:rsid w:val="0014496C"/>
    <w:rsid w:val="00145030"/>
    <w:rsid w:val="00146590"/>
    <w:rsid w:val="0014666C"/>
    <w:rsid w:val="00146F43"/>
    <w:rsid w:val="00150A5E"/>
    <w:rsid w:val="00150E0D"/>
    <w:rsid w:val="00151DBD"/>
    <w:rsid w:val="00152270"/>
    <w:rsid w:val="0015283B"/>
    <w:rsid w:val="00152CC8"/>
    <w:rsid w:val="00152EF0"/>
    <w:rsid w:val="00153437"/>
    <w:rsid w:val="001534E5"/>
    <w:rsid w:val="001535D6"/>
    <w:rsid w:val="00153778"/>
    <w:rsid w:val="00154977"/>
    <w:rsid w:val="00154D10"/>
    <w:rsid w:val="0015619B"/>
    <w:rsid w:val="001561AE"/>
    <w:rsid w:val="00156398"/>
    <w:rsid w:val="00156B35"/>
    <w:rsid w:val="00157A53"/>
    <w:rsid w:val="0016005F"/>
    <w:rsid w:val="00160464"/>
    <w:rsid w:val="00160CEA"/>
    <w:rsid w:val="00161FE5"/>
    <w:rsid w:val="0016364A"/>
    <w:rsid w:val="00164DCD"/>
    <w:rsid w:val="001654BA"/>
    <w:rsid w:val="001658A6"/>
    <w:rsid w:val="00165D3B"/>
    <w:rsid w:val="001660FA"/>
    <w:rsid w:val="0016611B"/>
    <w:rsid w:val="0016693C"/>
    <w:rsid w:val="00166EE0"/>
    <w:rsid w:val="00170255"/>
    <w:rsid w:val="00170AB1"/>
    <w:rsid w:val="0017134C"/>
    <w:rsid w:val="00172CD6"/>
    <w:rsid w:val="0017392E"/>
    <w:rsid w:val="00173ACE"/>
    <w:rsid w:val="00173D1F"/>
    <w:rsid w:val="001742F8"/>
    <w:rsid w:val="001745A7"/>
    <w:rsid w:val="00176173"/>
    <w:rsid w:val="00176826"/>
    <w:rsid w:val="00176A4F"/>
    <w:rsid w:val="00177258"/>
    <w:rsid w:val="0017757E"/>
    <w:rsid w:val="00177865"/>
    <w:rsid w:val="00177E00"/>
    <w:rsid w:val="001801CD"/>
    <w:rsid w:val="001801DB"/>
    <w:rsid w:val="00180C73"/>
    <w:rsid w:val="00181424"/>
    <w:rsid w:val="00181AB6"/>
    <w:rsid w:val="001825B5"/>
    <w:rsid w:val="001828A5"/>
    <w:rsid w:val="00183D62"/>
    <w:rsid w:val="00184A29"/>
    <w:rsid w:val="00185378"/>
    <w:rsid w:val="0018558D"/>
    <w:rsid w:val="0018561C"/>
    <w:rsid w:val="0018589D"/>
    <w:rsid w:val="00185EC6"/>
    <w:rsid w:val="001868C8"/>
    <w:rsid w:val="00190953"/>
    <w:rsid w:val="001912FB"/>
    <w:rsid w:val="00191564"/>
    <w:rsid w:val="001922D0"/>
    <w:rsid w:val="0019276C"/>
    <w:rsid w:val="00192B86"/>
    <w:rsid w:val="00193019"/>
    <w:rsid w:val="001931EE"/>
    <w:rsid w:val="0019387C"/>
    <w:rsid w:val="00193E38"/>
    <w:rsid w:val="00194725"/>
    <w:rsid w:val="00194CB1"/>
    <w:rsid w:val="001951CB"/>
    <w:rsid w:val="00195605"/>
    <w:rsid w:val="001960A7"/>
    <w:rsid w:val="00196F8E"/>
    <w:rsid w:val="001976FE"/>
    <w:rsid w:val="00197FF8"/>
    <w:rsid w:val="001A2629"/>
    <w:rsid w:val="001A3A15"/>
    <w:rsid w:val="001A3F73"/>
    <w:rsid w:val="001A42ED"/>
    <w:rsid w:val="001A433B"/>
    <w:rsid w:val="001A482A"/>
    <w:rsid w:val="001A51DF"/>
    <w:rsid w:val="001A52F1"/>
    <w:rsid w:val="001A5524"/>
    <w:rsid w:val="001A5C03"/>
    <w:rsid w:val="001A6A11"/>
    <w:rsid w:val="001A7C93"/>
    <w:rsid w:val="001B141B"/>
    <w:rsid w:val="001B1D64"/>
    <w:rsid w:val="001B1DFF"/>
    <w:rsid w:val="001B1ECC"/>
    <w:rsid w:val="001B2108"/>
    <w:rsid w:val="001B22C4"/>
    <w:rsid w:val="001B2A04"/>
    <w:rsid w:val="001B2F4D"/>
    <w:rsid w:val="001B30F3"/>
    <w:rsid w:val="001B346E"/>
    <w:rsid w:val="001B3733"/>
    <w:rsid w:val="001B447A"/>
    <w:rsid w:val="001B5182"/>
    <w:rsid w:val="001B519F"/>
    <w:rsid w:val="001B5789"/>
    <w:rsid w:val="001B5803"/>
    <w:rsid w:val="001B645F"/>
    <w:rsid w:val="001B6CDC"/>
    <w:rsid w:val="001B72F5"/>
    <w:rsid w:val="001C0420"/>
    <w:rsid w:val="001C0AFC"/>
    <w:rsid w:val="001C0B2C"/>
    <w:rsid w:val="001C0FAA"/>
    <w:rsid w:val="001C1328"/>
    <w:rsid w:val="001C22ED"/>
    <w:rsid w:val="001C2430"/>
    <w:rsid w:val="001C2AF1"/>
    <w:rsid w:val="001C2E05"/>
    <w:rsid w:val="001C2FAA"/>
    <w:rsid w:val="001C4809"/>
    <w:rsid w:val="001C4C5F"/>
    <w:rsid w:val="001C579B"/>
    <w:rsid w:val="001C628C"/>
    <w:rsid w:val="001C6D30"/>
    <w:rsid w:val="001C70C7"/>
    <w:rsid w:val="001C7277"/>
    <w:rsid w:val="001C796A"/>
    <w:rsid w:val="001C7B3F"/>
    <w:rsid w:val="001C7D4C"/>
    <w:rsid w:val="001C7FC4"/>
    <w:rsid w:val="001D0EB6"/>
    <w:rsid w:val="001D1261"/>
    <w:rsid w:val="001D1EE2"/>
    <w:rsid w:val="001D3216"/>
    <w:rsid w:val="001D403F"/>
    <w:rsid w:val="001D5663"/>
    <w:rsid w:val="001D59A3"/>
    <w:rsid w:val="001D6344"/>
    <w:rsid w:val="001D7853"/>
    <w:rsid w:val="001D7A77"/>
    <w:rsid w:val="001E0542"/>
    <w:rsid w:val="001E0638"/>
    <w:rsid w:val="001E0CFB"/>
    <w:rsid w:val="001E1106"/>
    <w:rsid w:val="001E1EAD"/>
    <w:rsid w:val="001E22A4"/>
    <w:rsid w:val="001E2891"/>
    <w:rsid w:val="001E2B8B"/>
    <w:rsid w:val="001E324B"/>
    <w:rsid w:val="001E3C56"/>
    <w:rsid w:val="001E41D5"/>
    <w:rsid w:val="001E41E4"/>
    <w:rsid w:val="001E434F"/>
    <w:rsid w:val="001E52D9"/>
    <w:rsid w:val="001E5665"/>
    <w:rsid w:val="001E594E"/>
    <w:rsid w:val="001E5D2A"/>
    <w:rsid w:val="001E6632"/>
    <w:rsid w:val="001E6A61"/>
    <w:rsid w:val="001E7CAA"/>
    <w:rsid w:val="001F0C02"/>
    <w:rsid w:val="001F1675"/>
    <w:rsid w:val="001F2910"/>
    <w:rsid w:val="001F29C2"/>
    <w:rsid w:val="001F34BE"/>
    <w:rsid w:val="001F4715"/>
    <w:rsid w:val="001F5C12"/>
    <w:rsid w:val="001F5DF0"/>
    <w:rsid w:val="001F5F1A"/>
    <w:rsid w:val="001F6243"/>
    <w:rsid w:val="001F6A98"/>
    <w:rsid w:val="00200115"/>
    <w:rsid w:val="002003A2"/>
    <w:rsid w:val="002003F7"/>
    <w:rsid w:val="00200E69"/>
    <w:rsid w:val="002029EA"/>
    <w:rsid w:val="00203F06"/>
    <w:rsid w:val="00205990"/>
    <w:rsid w:val="0020629D"/>
    <w:rsid w:val="00206FC3"/>
    <w:rsid w:val="002101CB"/>
    <w:rsid w:val="00210426"/>
    <w:rsid w:val="00210ACD"/>
    <w:rsid w:val="00210C74"/>
    <w:rsid w:val="002120E3"/>
    <w:rsid w:val="0021221D"/>
    <w:rsid w:val="00212285"/>
    <w:rsid w:val="0021249E"/>
    <w:rsid w:val="00212D94"/>
    <w:rsid w:val="00214BDF"/>
    <w:rsid w:val="00214EF9"/>
    <w:rsid w:val="0021552B"/>
    <w:rsid w:val="00215764"/>
    <w:rsid w:val="0021577F"/>
    <w:rsid w:val="00215A9A"/>
    <w:rsid w:val="00215BA3"/>
    <w:rsid w:val="002168EA"/>
    <w:rsid w:val="00216C51"/>
    <w:rsid w:val="002171CE"/>
    <w:rsid w:val="00217C02"/>
    <w:rsid w:val="00217DBB"/>
    <w:rsid w:val="00220A98"/>
    <w:rsid w:val="00221FAB"/>
    <w:rsid w:val="0022341F"/>
    <w:rsid w:val="00223E0A"/>
    <w:rsid w:val="0022472C"/>
    <w:rsid w:val="00224BC8"/>
    <w:rsid w:val="00225D90"/>
    <w:rsid w:val="00226661"/>
    <w:rsid w:val="00226DEA"/>
    <w:rsid w:val="00226E26"/>
    <w:rsid w:val="002279DE"/>
    <w:rsid w:val="00227C12"/>
    <w:rsid w:val="00230185"/>
    <w:rsid w:val="00231CC9"/>
    <w:rsid w:val="00232DD6"/>
    <w:rsid w:val="0023342E"/>
    <w:rsid w:val="002338A5"/>
    <w:rsid w:val="00234480"/>
    <w:rsid w:val="0023575C"/>
    <w:rsid w:val="00235EC4"/>
    <w:rsid w:val="00236283"/>
    <w:rsid w:val="00237010"/>
    <w:rsid w:val="002373EF"/>
    <w:rsid w:val="00237AE2"/>
    <w:rsid w:val="002409E2"/>
    <w:rsid w:val="00240A12"/>
    <w:rsid w:val="0024110F"/>
    <w:rsid w:val="00241909"/>
    <w:rsid w:val="00241CA4"/>
    <w:rsid w:val="00242390"/>
    <w:rsid w:val="00242503"/>
    <w:rsid w:val="00242E4D"/>
    <w:rsid w:val="0024324F"/>
    <w:rsid w:val="00243FB0"/>
    <w:rsid w:val="002444C0"/>
    <w:rsid w:val="00244664"/>
    <w:rsid w:val="00245063"/>
    <w:rsid w:val="00245D25"/>
    <w:rsid w:val="00246AF1"/>
    <w:rsid w:val="0025042D"/>
    <w:rsid w:val="002514B1"/>
    <w:rsid w:val="00252067"/>
    <w:rsid w:val="00252DDE"/>
    <w:rsid w:val="00253175"/>
    <w:rsid w:val="002533F9"/>
    <w:rsid w:val="002546F5"/>
    <w:rsid w:val="00254B6D"/>
    <w:rsid w:val="00254EDB"/>
    <w:rsid w:val="00254F2C"/>
    <w:rsid w:val="00255137"/>
    <w:rsid w:val="00255254"/>
    <w:rsid w:val="002555CA"/>
    <w:rsid w:val="002557CB"/>
    <w:rsid w:val="00255EE5"/>
    <w:rsid w:val="00255F47"/>
    <w:rsid w:val="0025657F"/>
    <w:rsid w:val="00260847"/>
    <w:rsid w:val="002611B3"/>
    <w:rsid w:val="00261647"/>
    <w:rsid w:val="00261B18"/>
    <w:rsid w:val="00261BB5"/>
    <w:rsid w:val="002631DE"/>
    <w:rsid w:val="00263AD2"/>
    <w:rsid w:val="00266770"/>
    <w:rsid w:val="002667DF"/>
    <w:rsid w:val="00267170"/>
    <w:rsid w:val="00267CD6"/>
    <w:rsid w:val="002701B1"/>
    <w:rsid w:val="00270540"/>
    <w:rsid w:val="002709D6"/>
    <w:rsid w:val="0027110E"/>
    <w:rsid w:val="00271706"/>
    <w:rsid w:val="0027196C"/>
    <w:rsid w:val="00272391"/>
    <w:rsid w:val="00272FC2"/>
    <w:rsid w:val="00273CF9"/>
    <w:rsid w:val="002741C7"/>
    <w:rsid w:val="0027466E"/>
    <w:rsid w:val="002748C3"/>
    <w:rsid w:val="00274F1B"/>
    <w:rsid w:val="00274F1F"/>
    <w:rsid w:val="002753EA"/>
    <w:rsid w:val="00275CF1"/>
    <w:rsid w:val="00275EBF"/>
    <w:rsid w:val="00276117"/>
    <w:rsid w:val="002766A3"/>
    <w:rsid w:val="00276B27"/>
    <w:rsid w:val="00276EF5"/>
    <w:rsid w:val="00277602"/>
    <w:rsid w:val="00277884"/>
    <w:rsid w:val="00277A97"/>
    <w:rsid w:val="002805DA"/>
    <w:rsid w:val="00281C7A"/>
    <w:rsid w:val="002822A3"/>
    <w:rsid w:val="002825AA"/>
    <w:rsid w:val="00282E04"/>
    <w:rsid w:val="002842DA"/>
    <w:rsid w:val="00284626"/>
    <w:rsid w:val="00284BFF"/>
    <w:rsid w:val="00284E85"/>
    <w:rsid w:val="0028523A"/>
    <w:rsid w:val="002857B8"/>
    <w:rsid w:val="00285B8C"/>
    <w:rsid w:val="00285EA3"/>
    <w:rsid w:val="002863C6"/>
    <w:rsid w:val="00286980"/>
    <w:rsid w:val="0028731A"/>
    <w:rsid w:val="00287631"/>
    <w:rsid w:val="00287A39"/>
    <w:rsid w:val="00290052"/>
    <w:rsid w:val="002909AD"/>
    <w:rsid w:val="00290A38"/>
    <w:rsid w:val="0029127B"/>
    <w:rsid w:val="00291CA5"/>
    <w:rsid w:val="00291F4F"/>
    <w:rsid w:val="00292483"/>
    <w:rsid w:val="00292DF9"/>
    <w:rsid w:val="00293058"/>
    <w:rsid w:val="002931B8"/>
    <w:rsid w:val="00293402"/>
    <w:rsid w:val="00293858"/>
    <w:rsid w:val="00293868"/>
    <w:rsid w:val="00295CCA"/>
    <w:rsid w:val="002964B1"/>
    <w:rsid w:val="00296A38"/>
    <w:rsid w:val="00296DF5"/>
    <w:rsid w:val="00297E76"/>
    <w:rsid w:val="002A0442"/>
    <w:rsid w:val="002A0487"/>
    <w:rsid w:val="002A10D2"/>
    <w:rsid w:val="002A133F"/>
    <w:rsid w:val="002A20AB"/>
    <w:rsid w:val="002A2DF8"/>
    <w:rsid w:val="002A2F40"/>
    <w:rsid w:val="002A34DA"/>
    <w:rsid w:val="002A447C"/>
    <w:rsid w:val="002A4D5C"/>
    <w:rsid w:val="002A5182"/>
    <w:rsid w:val="002A5D09"/>
    <w:rsid w:val="002A5F0F"/>
    <w:rsid w:val="002A5F40"/>
    <w:rsid w:val="002A688E"/>
    <w:rsid w:val="002A7079"/>
    <w:rsid w:val="002A70B8"/>
    <w:rsid w:val="002A7120"/>
    <w:rsid w:val="002A714C"/>
    <w:rsid w:val="002A73D4"/>
    <w:rsid w:val="002A7613"/>
    <w:rsid w:val="002B0366"/>
    <w:rsid w:val="002B04B3"/>
    <w:rsid w:val="002B107B"/>
    <w:rsid w:val="002B1E44"/>
    <w:rsid w:val="002B3AFD"/>
    <w:rsid w:val="002B49B1"/>
    <w:rsid w:val="002B49B7"/>
    <w:rsid w:val="002B534E"/>
    <w:rsid w:val="002B5F62"/>
    <w:rsid w:val="002B70E2"/>
    <w:rsid w:val="002C0011"/>
    <w:rsid w:val="002C05AA"/>
    <w:rsid w:val="002C12C5"/>
    <w:rsid w:val="002C1FFF"/>
    <w:rsid w:val="002C21D2"/>
    <w:rsid w:val="002C22AB"/>
    <w:rsid w:val="002C26C6"/>
    <w:rsid w:val="002C2B7F"/>
    <w:rsid w:val="002C37F8"/>
    <w:rsid w:val="002C3D44"/>
    <w:rsid w:val="002C532D"/>
    <w:rsid w:val="002C5882"/>
    <w:rsid w:val="002C5B84"/>
    <w:rsid w:val="002C5E6E"/>
    <w:rsid w:val="002C7829"/>
    <w:rsid w:val="002D0FEC"/>
    <w:rsid w:val="002D1031"/>
    <w:rsid w:val="002D1A29"/>
    <w:rsid w:val="002D223F"/>
    <w:rsid w:val="002D44F9"/>
    <w:rsid w:val="002D5592"/>
    <w:rsid w:val="002D5858"/>
    <w:rsid w:val="002D59DC"/>
    <w:rsid w:val="002D62D6"/>
    <w:rsid w:val="002D6626"/>
    <w:rsid w:val="002D6ECC"/>
    <w:rsid w:val="002D71CE"/>
    <w:rsid w:val="002D7785"/>
    <w:rsid w:val="002D77E0"/>
    <w:rsid w:val="002E00B1"/>
    <w:rsid w:val="002E1892"/>
    <w:rsid w:val="002E1959"/>
    <w:rsid w:val="002E1D7B"/>
    <w:rsid w:val="002E2BB1"/>
    <w:rsid w:val="002E3420"/>
    <w:rsid w:val="002E369A"/>
    <w:rsid w:val="002E3700"/>
    <w:rsid w:val="002E398B"/>
    <w:rsid w:val="002E3C24"/>
    <w:rsid w:val="002E446F"/>
    <w:rsid w:val="002E48BB"/>
    <w:rsid w:val="002E5752"/>
    <w:rsid w:val="002E5839"/>
    <w:rsid w:val="002E5D71"/>
    <w:rsid w:val="002E653A"/>
    <w:rsid w:val="002E6F13"/>
    <w:rsid w:val="002E71E0"/>
    <w:rsid w:val="002E7566"/>
    <w:rsid w:val="002E79A0"/>
    <w:rsid w:val="002F1300"/>
    <w:rsid w:val="002F1B0C"/>
    <w:rsid w:val="002F2F02"/>
    <w:rsid w:val="002F320C"/>
    <w:rsid w:val="002F34A4"/>
    <w:rsid w:val="002F362A"/>
    <w:rsid w:val="002F46A0"/>
    <w:rsid w:val="002F4FD5"/>
    <w:rsid w:val="002F5665"/>
    <w:rsid w:val="002F5857"/>
    <w:rsid w:val="002F5A4D"/>
    <w:rsid w:val="002F5A70"/>
    <w:rsid w:val="002F6206"/>
    <w:rsid w:val="002F62AF"/>
    <w:rsid w:val="002F6993"/>
    <w:rsid w:val="002F70A1"/>
    <w:rsid w:val="002F7188"/>
    <w:rsid w:val="002F7E6D"/>
    <w:rsid w:val="00301102"/>
    <w:rsid w:val="003023F8"/>
    <w:rsid w:val="00302A78"/>
    <w:rsid w:val="003038EB"/>
    <w:rsid w:val="00303901"/>
    <w:rsid w:val="003060CA"/>
    <w:rsid w:val="00306364"/>
    <w:rsid w:val="00306481"/>
    <w:rsid w:val="00306BC0"/>
    <w:rsid w:val="00307DBE"/>
    <w:rsid w:val="00310A00"/>
    <w:rsid w:val="00310B79"/>
    <w:rsid w:val="00310E0D"/>
    <w:rsid w:val="00311034"/>
    <w:rsid w:val="003117B5"/>
    <w:rsid w:val="00311CC2"/>
    <w:rsid w:val="00313398"/>
    <w:rsid w:val="00313DFB"/>
    <w:rsid w:val="003146A4"/>
    <w:rsid w:val="00314869"/>
    <w:rsid w:val="00314CFB"/>
    <w:rsid w:val="00314EE0"/>
    <w:rsid w:val="00316101"/>
    <w:rsid w:val="00316533"/>
    <w:rsid w:val="00316C51"/>
    <w:rsid w:val="00316DCB"/>
    <w:rsid w:val="0031702F"/>
    <w:rsid w:val="00317171"/>
    <w:rsid w:val="0031739E"/>
    <w:rsid w:val="0031740E"/>
    <w:rsid w:val="003174F6"/>
    <w:rsid w:val="00320535"/>
    <w:rsid w:val="003213E4"/>
    <w:rsid w:val="00321F01"/>
    <w:rsid w:val="003232E3"/>
    <w:rsid w:val="003235C6"/>
    <w:rsid w:val="003236A0"/>
    <w:rsid w:val="003236CA"/>
    <w:rsid w:val="00323855"/>
    <w:rsid w:val="003245D7"/>
    <w:rsid w:val="003246BE"/>
    <w:rsid w:val="00324DAA"/>
    <w:rsid w:val="003257E9"/>
    <w:rsid w:val="00326B3D"/>
    <w:rsid w:val="00326FEF"/>
    <w:rsid w:val="003279C2"/>
    <w:rsid w:val="00327E18"/>
    <w:rsid w:val="00327E88"/>
    <w:rsid w:val="00330DAE"/>
    <w:rsid w:val="00331E58"/>
    <w:rsid w:val="00332128"/>
    <w:rsid w:val="00332416"/>
    <w:rsid w:val="003332D3"/>
    <w:rsid w:val="0033487B"/>
    <w:rsid w:val="00335642"/>
    <w:rsid w:val="003370FB"/>
    <w:rsid w:val="003374EC"/>
    <w:rsid w:val="00340111"/>
    <w:rsid w:val="00341DDE"/>
    <w:rsid w:val="00341FFE"/>
    <w:rsid w:val="00343963"/>
    <w:rsid w:val="00344019"/>
    <w:rsid w:val="00344CE6"/>
    <w:rsid w:val="00344DCE"/>
    <w:rsid w:val="00345203"/>
    <w:rsid w:val="00345441"/>
    <w:rsid w:val="00346CEF"/>
    <w:rsid w:val="003472C3"/>
    <w:rsid w:val="00350242"/>
    <w:rsid w:val="00350A8E"/>
    <w:rsid w:val="00351758"/>
    <w:rsid w:val="00352A64"/>
    <w:rsid w:val="00352C26"/>
    <w:rsid w:val="003531D6"/>
    <w:rsid w:val="00353611"/>
    <w:rsid w:val="00353838"/>
    <w:rsid w:val="0035386E"/>
    <w:rsid w:val="00354DD8"/>
    <w:rsid w:val="00355BE9"/>
    <w:rsid w:val="00355E56"/>
    <w:rsid w:val="00355F85"/>
    <w:rsid w:val="00357151"/>
    <w:rsid w:val="003571C9"/>
    <w:rsid w:val="00360E5A"/>
    <w:rsid w:val="00361523"/>
    <w:rsid w:val="0036164E"/>
    <w:rsid w:val="00362D8A"/>
    <w:rsid w:val="0036319A"/>
    <w:rsid w:val="00363319"/>
    <w:rsid w:val="00363342"/>
    <w:rsid w:val="003636F0"/>
    <w:rsid w:val="00363A38"/>
    <w:rsid w:val="00364DDD"/>
    <w:rsid w:val="00364EE6"/>
    <w:rsid w:val="00365013"/>
    <w:rsid w:val="00365D32"/>
    <w:rsid w:val="003665BF"/>
    <w:rsid w:val="00366A41"/>
    <w:rsid w:val="00366AEA"/>
    <w:rsid w:val="00367BC6"/>
    <w:rsid w:val="00371122"/>
    <w:rsid w:val="00371412"/>
    <w:rsid w:val="0037183D"/>
    <w:rsid w:val="00371C86"/>
    <w:rsid w:val="0037234C"/>
    <w:rsid w:val="003739C6"/>
    <w:rsid w:val="003747B7"/>
    <w:rsid w:val="00374DF5"/>
    <w:rsid w:val="003751B3"/>
    <w:rsid w:val="0037585B"/>
    <w:rsid w:val="003764A5"/>
    <w:rsid w:val="003765FD"/>
    <w:rsid w:val="00376C6F"/>
    <w:rsid w:val="00376E8E"/>
    <w:rsid w:val="00376FF7"/>
    <w:rsid w:val="00377285"/>
    <w:rsid w:val="0037749B"/>
    <w:rsid w:val="00377AE8"/>
    <w:rsid w:val="00380EA2"/>
    <w:rsid w:val="003812C2"/>
    <w:rsid w:val="00381C85"/>
    <w:rsid w:val="00381FFA"/>
    <w:rsid w:val="0038218A"/>
    <w:rsid w:val="0038234C"/>
    <w:rsid w:val="00382B7E"/>
    <w:rsid w:val="003833D9"/>
    <w:rsid w:val="0038477A"/>
    <w:rsid w:val="00385763"/>
    <w:rsid w:val="003865C7"/>
    <w:rsid w:val="0038694D"/>
    <w:rsid w:val="003870C9"/>
    <w:rsid w:val="00387738"/>
    <w:rsid w:val="00387CE1"/>
    <w:rsid w:val="00387D9B"/>
    <w:rsid w:val="00390EFB"/>
    <w:rsid w:val="00391048"/>
    <w:rsid w:val="003910E0"/>
    <w:rsid w:val="00391546"/>
    <w:rsid w:val="0039170C"/>
    <w:rsid w:val="003921C6"/>
    <w:rsid w:val="003925D8"/>
    <w:rsid w:val="00392937"/>
    <w:rsid w:val="00392FF4"/>
    <w:rsid w:val="00393B6E"/>
    <w:rsid w:val="003940EB"/>
    <w:rsid w:val="00394697"/>
    <w:rsid w:val="00394718"/>
    <w:rsid w:val="00394BF7"/>
    <w:rsid w:val="00395064"/>
    <w:rsid w:val="0039516C"/>
    <w:rsid w:val="00395C8E"/>
    <w:rsid w:val="00396179"/>
    <w:rsid w:val="00396D1E"/>
    <w:rsid w:val="00397174"/>
    <w:rsid w:val="003977FC"/>
    <w:rsid w:val="003978C5"/>
    <w:rsid w:val="00397AFA"/>
    <w:rsid w:val="00397CF9"/>
    <w:rsid w:val="00397EDE"/>
    <w:rsid w:val="003A2323"/>
    <w:rsid w:val="003A2864"/>
    <w:rsid w:val="003A32BD"/>
    <w:rsid w:val="003A33C3"/>
    <w:rsid w:val="003A34C5"/>
    <w:rsid w:val="003A3C61"/>
    <w:rsid w:val="003A40EA"/>
    <w:rsid w:val="003A4ECD"/>
    <w:rsid w:val="003A52B6"/>
    <w:rsid w:val="003A5960"/>
    <w:rsid w:val="003A6E2F"/>
    <w:rsid w:val="003A72BF"/>
    <w:rsid w:val="003B0C4B"/>
    <w:rsid w:val="003B0EC8"/>
    <w:rsid w:val="003B0F12"/>
    <w:rsid w:val="003B2418"/>
    <w:rsid w:val="003B305D"/>
    <w:rsid w:val="003B3A3E"/>
    <w:rsid w:val="003B46CB"/>
    <w:rsid w:val="003B4AA6"/>
    <w:rsid w:val="003B4B3B"/>
    <w:rsid w:val="003B6100"/>
    <w:rsid w:val="003B6234"/>
    <w:rsid w:val="003B6A31"/>
    <w:rsid w:val="003B6FE7"/>
    <w:rsid w:val="003B77AD"/>
    <w:rsid w:val="003C0489"/>
    <w:rsid w:val="003C0493"/>
    <w:rsid w:val="003C050F"/>
    <w:rsid w:val="003C0AAD"/>
    <w:rsid w:val="003C1B2B"/>
    <w:rsid w:val="003C1F24"/>
    <w:rsid w:val="003C2638"/>
    <w:rsid w:val="003C26BD"/>
    <w:rsid w:val="003C27AF"/>
    <w:rsid w:val="003C4BE3"/>
    <w:rsid w:val="003C67BC"/>
    <w:rsid w:val="003C68C9"/>
    <w:rsid w:val="003C6DB9"/>
    <w:rsid w:val="003C79B0"/>
    <w:rsid w:val="003D00D5"/>
    <w:rsid w:val="003D089D"/>
    <w:rsid w:val="003D0BA6"/>
    <w:rsid w:val="003D0C1B"/>
    <w:rsid w:val="003D0C1F"/>
    <w:rsid w:val="003D0C44"/>
    <w:rsid w:val="003D0E49"/>
    <w:rsid w:val="003D193E"/>
    <w:rsid w:val="003D1AD1"/>
    <w:rsid w:val="003D1ED4"/>
    <w:rsid w:val="003D2322"/>
    <w:rsid w:val="003D2453"/>
    <w:rsid w:val="003D2A63"/>
    <w:rsid w:val="003D2E87"/>
    <w:rsid w:val="003D37BA"/>
    <w:rsid w:val="003D390B"/>
    <w:rsid w:val="003D39DD"/>
    <w:rsid w:val="003D3B41"/>
    <w:rsid w:val="003D435E"/>
    <w:rsid w:val="003D443B"/>
    <w:rsid w:val="003D4499"/>
    <w:rsid w:val="003D45FB"/>
    <w:rsid w:val="003D462D"/>
    <w:rsid w:val="003D48EB"/>
    <w:rsid w:val="003D4CDC"/>
    <w:rsid w:val="003D53A1"/>
    <w:rsid w:val="003E00BC"/>
    <w:rsid w:val="003E0718"/>
    <w:rsid w:val="003E0CBA"/>
    <w:rsid w:val="003E1928"/>
    <w:rsid w:val="003E1F86"/>
    <w:rsid w:val="003E2586"/>
    <w:rsid w:val="003E2F0C"/>
    <w:rsid w:val="003E3012"/>
    <w:rsid w:val="003E35A5"/>
    <w:rsid w:val="003E389D"/>
    <w:rsid w:val="003E3EC7"/>
    <w:rsid w:val="003E4173"/>
    <w:rsid w:val="003E4A00"/>
    <w:rsid w:val="003E53C5"/>
    <w:rsid w:val="003E5C43"/>
    <w:rsid w:val="003E6193"/>
    <w:rsid w:val="003E6604"/>
    <w:rsid w:val="003E72AE"/>
    <w:rsid w:val="003E7A17"/>
    <w:rsid w:val="003E7F4F"/>
    <w:rsid w:val="003F021C"/>
    <w:rsid w:val="003F02A3"/>
    <w:rsid w:val="003F07F1"/>
    <w:rsid w:val="003F114C"/>
    <w:rsid w:val="003F15D9"/>
    <w:rsid w:val="003F1DB6"/>
    <w:rsid w:val="003F25BD"/>
    <w:rsid w:val="003F2665"/>
    <w:rsid w:val="003F2D12"/>
    <w:rsid w:val="003F368B"/>
    <w:rsid w:val="003F3A00"/>
    <w:rsid w:val="003F4374"/>
    <w:rsid w:val="003F48AE"/>
    <w:rsid w:val="003F5224"/>
    <w:rsid w:val="003F59E2"/>
    <w:rsid w:val="003F5DBC"/>
    <w:rsid w:val="003F6320"/>
    <w:rsid w:val="003F6E0C"/>
    <w:rsid w:val="003F7332"/>
    <w:rsid w:val="00400D29"/>
    <w:rsid w:val="00401C28"/>
    <w:rsid w:val="004030E3"/>
    <w:rsid w:val="00404737"/>
    <w:rsid w:val="004047F0"/>
    <w:rsid w:val="004052F4"/>
    <w:rsid w:val="00405846"/>
    <w:rsid w:val="004059C0"/>
    <w:rsid w:val="00405A01"/>
    <w:rsid w:val="00405A61"/>
    <w:rsid w:val="00406232"/>
    <w:rsid w:val="00407436"/>
    <w:rsid w:val="0041102E"/>
    <w:rsid w:val="0041160B"/>
    <w:rsid w:val="00411792"/>
    <w:rsid w:val="00411851"/>
    <w:rsid w:val="00411FBC"/>
    <w:rsid w:val="0041250A"/>
    <w:rsid w:val="00412ADF"/>
    <w:rsid w:val="00412B8A"/>
    <w:rsid w:val="004138C3"/>
    <w:rsid w:val="00413B07"/>
    <w:rsid w:val="00413C75"/>
    <w:rsid w:val="00414121"/>
    <w:rsid w:val="00414D54"/>
    <w:rsid w:val="0041525A"/>
    <w:rsid w:val="00415453"/>
    <w:rsid w:val="0041568F"/>
    <w:rsid w:val="0041712E"/>
    <w:rsid w:val="00417A0F"/>
    <w:rsid w:val="00420566"/>
    <w:rsid w:val="00421CFA"/>
    <w:rsid w:val="00421DF0"/>
    <w:rsid w:val="00422162"/>
    <w:rsid w:val="00422F29"/>
    <w:rsid w:val="00423564"/>
    <w:rsid w:val="00424A4C"/>
    <w:rsid w:val="00426592"/>
    <w:rsid w:val="00426E24"/>
    <w:rsid w:val="00427405"/>
    <w:rsid w:val="00430190"/>
    <w:rsid w:val="00431C99"/>
    <w:rsid w:val="0043454A"/>
    <w:rsid w:val="00434B6A"/>
    <w:rsid w:val="00435581"/>
    <w:rsid w:val="00435671"/>
    <w:rsid w:val="004357F4"/>
    <w:rsid w:val="0043590E"/>
    <w:rsid w:val="00440174"/>
    <w:rsid w:val="004408C3"/>
    <w:rsid w:val="00441082"/>
    <w:rsid w:val="004412F8"/>
    <w:rsid w:val="00441737"/>
    <w:rsid w:val="00441B57"/>
    <w:rsid w:val="004428F0"/>
    <w:rsid w:val="004431F2"/>
    <w:rsid w:val="004435E7"/>
    <w:rsid w:val="00444D52"/>
    <w:rsid w:val="004456CA"/>
    <w:rsid w:val="004456D3"/>
    <w:rsid w:val="00445DDA"/>
    <w:rsid w:val="0044633F"/>
    <w:rsid w:val="004463B9"/>
    <w:rsid w:val="004466AF"/>
    <w:rsid w:val="00446C1A"/>
    <w:rsid w:val="00446E86"/>
    <w:rsid w:val="0044792B"/>
    <w:rsid w:val="00447E07"/>
    <w:rsid w:val="00447F92"/>
    <w:rsid w:val="00450992"/>
    <w:rsid w:val="00450D02"/>
    <w:rsid w:val="004516E2"/>
    <w:rsid w:val="004516F2"/>
    <w:rsid w:val="004517C9"/>
    <w:rsid w:val="00451F18"/>
    <w:rsid w:val="00451F20"/>
    <w:rsid w:val="0045264E"/>
    <w:rsid w:val="0045312A"/>
    <w:rsid w:val="00453698"/>
    <w:rsid w:val="0045425E"/>
    <w:rsid w:val="004547C4"/>
    <w:rsid w:val="00454A7D"/>
    <w:rsid w:val="004559E5"/>
    <w:rsid w:val="00455C16"/>
    <w:rsid w:val="0045698E"/>
    <w:rsid w:val="00457014"/>
    <w:rsid w:val="004576A3"/>
    <w:rsid w:val="00457A9B"/>
    <w:rsid w:val="0046052C"/>
    <w:rsid w:val="00461F48"/>
    <w:rsid w:val="00462CD3"/>
    <w:rsid w:val="004630C0"/>
    <w:rsid w:val="00463C04"/>
    <w:rsid w:val="00464CA2"/>
    <w:rsid w:val="00465504"/>
    <w:rsid w:val="004659FD"/>
    <w:rsid w:val="00466B07"/>
    <w:rsid w:val="00467CFD"/>
    <w:rsid w:val="00470766"/>
    <w:rsid w:val="004711BD"/>
    <w:rsid w:val="0047164D"/>
    <w:rsid w:val="00471C16"/>
    <w:rsid w:val="00472383"/>
    <w:rsid w:val="0047269A"/>
    <w:rsid w:val="004731DE"/>
    <w:rsid w:val="00474C6A"/>
    <w:rsid w:val="00474D6F"/>
    <w:rsid w:val="00474E9A"/>
    <w:rsid w:val="004756E3"/>
    <w:rsid w:val="00476003"/>
    <w:rsid w:val="0047682F"/>
    <w:rsid w:val="004770CE"/>
    <w:rsid w:val="00480972"/>
    <w:rsid w:val="00480B01"/>
    <w:rsid w:val="00480D07"/>
    <w:rsid w:val="00480D9A"/>
    <w:rsid w:val="0048101A"/>
    <w:rsid w:val="004812FE"/>
    <w:rsid w:val="00481644"/>
    <w:rsid w:val="004816F1"/>
    <w:rsid w:val="0048184C"/>
    <w:rsid w:val="00481A51"/>
    <w:rsid w:val="00481DDA"/>
    <w:rsid w:val="004820BE"/>
    <w:rsid w:val="00482AE6"/>
    <w:rsid w:val="004830B8"/>
    <w:rsid w:val="004838D3"/>
    <w:rsid w:val="00483A88"/>
    <w:rsid w:val="00483CA1"/>
    <w:rsid w:val="00484115"/>
    <w:rsid w:val="004842E6"/>
    <w:rsid w:val="00484BB3"/>
    <w:rsid w:val="00484EB7"/>
    <w:rsid w:val="004852FF"/>
    <w:rsid w:val="00485411"/>
    <w:rsid w:val="00485FCB"/>
    <w:rsid w:val="004903D4"/>
    <w:rsid w:val="00490AC4"/>
    <w:rsid w:val="00490CC2"/>
    <w:rsid w:val="00490E13"/>
    <w:rsid w:val="00491152"/>
    <w:rsid w:val="004930F6"/>
    <w:rsid w:val="00493FB3"/>
    <w:rsid w:val="00494B68"/>
    <w:rsid w:val="00494FCA"/>
    <w:rsid w:val="004954A5"/>
    <w:rsid w:val="0049575B"/>
    <w:rsid w:val="00495E7A"/>
    <w:rsid w:val="00495ECD"/>
    <w:rsid w:val="004966C5"/>
    <w:rsid w:val="00496B51"/>
    <w:rsid w:val="00496CA9"/>
    <w:rsid w:val="00497788"/>
    <w:rsid w:val="004A16F3"/>
    <w:rsid w:val="004A1F42"/>
    <w:rsid w:val="004A45FA"/>
    <w:rsid w:val="004A4B52"/>
    <w:rsid w:val="004A51EA"/>
    <w:rsid w:val="004A544A"/>
    <w:rsid w:val="004A5D0E"/>
    <w:rsid w:val="004A6442"/>
    <w:rsid w:val="004A7E4D"/>
    <w:rsid w:val="004B00C4"/>
    <w:rsid w:val="004B178C"/>
    <w:rsid w:val="004B1996"/>
    <w:rsid w:val="004B2250"/>
    <w:rsid w:val="004B269C"/>
    <w:rsid w:val="004B2792"/>
    <w:rsid w:val="004B3619"/>
    <w:rsid w:val="004B3686"/>
    <w:rsid w:val="004B3899"/>
    <w:rsid w:val="004B3FB0"/>
    <w:rsid w:val="004B546E"/>
    <w:rsid w:val="004B5FB1"/>
    <w:rsid w:val="004B60DD"/>
    <w:rsid w:val="004B7544"/>
    <w:rsid w:val="004C1582"/>
    <w:rsid w:val="004C1AF8"/>
    <w:rsid w:val="004C1B33"/>
    <w:rsid w:val="004C1C5C"/>
    <w:rsid w:val="004C1DE5"/>
    <w:rsid w:val="004C22F4"/>
    <w:rsid w:val="004C26FF"/>
    <w:rsid w:val="004C367B"/>
    <w:rsid w:val="004C4599"/>
    <w:rsid w:val="004C4A52"/>
    <w:rsid w:val="004C4D20"/>
    <w:rsid w:val="004C5A9A"/>
    <w:rsid w:val="004C5F5B"/>
    <w:rsid w:val="004C6F42"/>
    <w:rsid w:val="004C7423"/>
    <w:rsid w:val="004C7689"/>
    <w:rsid w:val="004D118A"/>
    <w:rsid w:val="004D1D0E"/>
    <w:rsid w:val="004D1D71"/>
    <w:rsid w:val="004D1DD7"/>
    <w:rsid w:val="004D1F93"/>
    <w:rsid w:val="004D2550"/>
    <w:rsid w:val="004D29DC"/>
    <w:rsid w:val="004D2F01"/>
    <w:rsid w:val="004D35F2"/>
    <w:rsid w:val="004D3C38"/>
    <w:rsid w:val="004D3C55"/>
    <w:rsid w:val="004D42E0"/>
    <w:rsid w:val="004D4669"/>
    <w:rsid w:val="004D4C57"/>
    <w:rsid w:val="004D4CF7"/>
    <w:rsid w:val="004D5304"/>
    <w:rsid w:val="004D6C5D"/>
    <w:rsid w:val="004D6EF5"/>
    <w:rsid w:val="004D750E"/>
    <w:rsid w:val="004D7ADC"/>
    <w:rsid w:val="004E0FEA"/>
    <w:rsid w:val="004E2FE4"/>
    <w:rsid w:val="004E3531"/>
    <w:rsid w:val="004E355E"/>
    <w:rsid w:val="004E3601"/>
    <w:rsid w:val="004E53BC"/>
    <w:rsid w:val="004E6173"/>
    <w:rsid w:val="004E6484"/>
    <w:rsid w:val="004E7E92"/>
    <w:rsid w:val="004F1CDE"/>
    <w:rsid w:val="004F22F1"/>
    <w:rsid w:val="004F2881"/>
    <w:rsid w:val="004F2EE1"/>
    <w:rsid w:val="004F3396"/>
    <w:rsid w:val="004F357B"/>
    <w:rsid w:val="004F3623"/>
    <w:rsid w:val="004F3785"/>
    <w:rsid w:val="004F4598"/>
    <w:rsid w:val="004F46E1"/>
    <w:rsid w:val="004F4AF6"/>
    <w:rsid w:val="004F537E"/>
    <w:rsid w:val="004F5B67"/>
    <w:rsid w:val="004F5E85"/>
    <w:rsid w:val="004F626B"/>
    <w:rsid w:val="004F67A3"/>
    <w:rsid w:val="004F6B1F"/>
    <w:rsid w:val="004F75D6"/>
    <w:rsid w:val="0050087C"/>
    <w:rsid w:val="00500C4D"/>
    <w:rsid w:val="00500E4C"/>
    <w:rsid w:val="00500F70"/>
    <w:rsid w:val="005012A8"/>
    <w:rsid w:val="00501715"/>
    <w:rsid w:val="00501893"/>
    <w:rsid w:val="00501DDE"/>
    <w:rsid w:val="0050311E"/>
    <w:rsid w:val="00503B18"/>
    <w:rsid w:val="00504097"/>
    <w:rsid w:val="005054FE"/>
    <w:rsid w:val="005055DD"/>
    <w:rsid w:val="005056EC"/>
    <w:rsid w:val="00505F45"/>
    <w:rsid w:val="00506175"/>
    <w:rsid w:val="0050663A"/>
    <w:rsid w:val="00506B01"/>
    <w:rsid w:val="005076BF"/>
    <w:rsid w:val="00510D36"/>
    <w:rsid w:val="005113E3"/>
    <w:rsid w:val="005116DB"/>
    <w:rsid w:val="0051295E"/>
    <w:rsid w:val="0051374F"/>
    <w:rsid w:val="00513BDD"/>
    <w:rsid w:val="00513E64"/>
    <w:rsid w:val="00515349"/>
    <w:rsid w:val="005169F2"/>
    <w:rsid w:val="005177C9"/>
    <w:rsid w:val="00517A86"/>
    <w:rsid w:val="00517F66"/>
    <w:rsid w:val="0052065B"/>
    <w:rsid w:val="00520A99"/>
    <w:rsid w:val="00521779"/>
    <w:rsid w:val="00522D70"/>
    <w:rsid w:val="0052369A"/>
    <w:rsid w:val="00523A51"/>
    <w:rsid w:val="00525207"/>
    <w:rsid w:val="005257D6"/>
    <w:rsid w:val="00525B2E"/>
    <w:rsid w:val="00525ED8"/>
    <w:rsid w:val="00525FB4"/>
    <w:rsid w:val="00526FEC"/>
    <w:rsid w:val="005272B5"/>
    <w:rsid w:val="0052788A"/>
    <w:rsid w:val="00527C3B"/>
    <w:rsid w:val="00530506"/>
    <w:rsid w:val="005306CD"/>
    <w:rsid w:val="00530D45"/>
    <w:rsid w:val="00531CFA"/>
    <w:rsid w:val="00531F36"/>
    <w:rsid w:val="0053206A"/>
    <w:rsid w:val="00532626"/>
    <w:rsid w:val="00532B21"/>
    <w:rsid w:val="00532B9A"/>
    <w:rsid w:val="005339E2"/>
    <w:rsid w:val="00533A5F"/>
    <w:rsid w:val="00533BF5"/>
    <w:rsid w:val="00533EF6"/>
    <w:rsid w:val="005341AE"/>
    <w:rsid w:val="00534BD7"/>
    <w:rsid w:val="0053647C"/>
    <w:rsid w:val="00537579"/>
    <w:rsid w:val="00537761"/>
    <w:rsid w:val="00537D7A"/>
    <w:rsid w:val="00541490"/>
    <w:rsid w:val="00541A24"/>
    <w:rsid w:val="00542052"/>
    <w:rsid w:val="00542DEE"/>
    <w:rsid w:val="00543203"/>
    <w:rsid w:val="005432D8"/>
    <w:rsid w:val="005446F5"/>
    <w:rsid w:val="005451B6"/>
    <w:rsid w:val="005454AB"/>
    <w:rsid w:val="00545CED"/>
    <w:rsid w:val="00546115"/>
    <w:rsid w:val="00546513"/>
    <w:rsid w:val="005477D1"/>
    <w:rsid w:val="005505C1"/>
    <w:rsid w:val="005511C7"/>
    <w:rsid w:val="00551310"/>
    <w:rsid w:val="0055259C"/>
    <w:rsid w:val="005540AF"/>
    <w:rsid w:val="005540BA"/>
    <w:rsid w:val="005546E2"/>
    <w:rsid w:val="0055489E"/>
    <w:rsid w:val="00554AFF"/>
    <w:rsid w:val="00554BCC"/>
    <w:rsid w:val="00556048"/>
    <w:rsid w:val="0055636F"/>
    <w:rsid w:val="005600AF"/>
    <w:rsid w:val="00560443"/>
    <w:rsid w:val="00560609"/>
    <w:rsid w:val="00560BAA"/>
    <w:rsid w:val="00561AE8"/>
    <w:rsid w:val="00561DF9"/>
    <w:rsid w:val="00562E24"/>
    <w:rsid w:val="00563469"/>
    <w:rsid w:val="005659A2"/>
    <w:rsid w:val="0056612F"/>
    <w:rsid w:val="005663CB"/>
    <w:rsid w:val="005669EC"/>
    <w:rsid w:val="005675E9"/>
    <w:rsid w:val="00567C10"/>
    <w:rsid w:val="00567E74"/>
    <w:rsid w:val="0057040F"/>
    <w:rsid w:val="005707AC"/>
    <w:rsid w:val="00570939"/>
    <w:rsid w:val="00570C3F"/>
    <w:rsid w:val="005711A4"/>
    <w:rsid w:val="0057141C"/>
    <w:rsid w:val="0057175D"/>
    <w:rsid w:val="005719D8"/>
    <w:rsid w:val="00571C64"/>
    <w:rsid w:val="00572154"/>
    <w:rsid w:val="00572389"/>
    <w:rsid w:val="005725DA"/>
    <w:rsid w:val="00572ECB"/>
    <w:rsid w:val="00573F97"/>
    <w:rsid w:val="00574D0D"/>
    <w:rsid w:val="00574FD3"/>
    <w:rsid w:val="005752EC"/>
    <w:rsid w:val="00575468"/>
    <w:rsid w:val="005762E6"/>
    <w:rsid w:val="00576726"/>
    <w:rsid w:val="00576DA6"/>
    <w:rsid w:val="00577976"/>
    <w:rsid w:val="005809EA"/>
    <w:rsid w:val="00580B00"/>
    <w:rsid w:val="00582B0A"/>
    <w:rsid w:val="005835AF"/>
    <w:rsid w:val="00583625"/>
    <w:rsid w:val="005848D2"/>
    <w:rsid w:val="00584929"/>
    <w:rsid w:val="00584A20"/>
    <w:rsid w:val="0058554F"/>
    <w:rsid w:val="00585578"/>
    <w:rsid w:val="005863D4"/>
    <w:rsid w:val="0058661B"/>
    <w:rsid w:val="00586B01"/>
    <w:rsid w:val="00587897"/>
    <w:rsid w:val="00587B99"/>
    <w:rsid w:val="00587BAC"/>
    <w:rsid w:val="00591B22"/>
    <w:rsid w:val="00591CD5"/>
    <w:rsid w:val="0059267D"/>
    <w:rsid w:val="005926BA"/>
    <w:rsid w:val="00592CF2"/>
    <w:rsid w:val="00593EA7"/>
    <w:rsid w:val="00594116"/>
    <w:rsid w:val="0059443E"/>
    <w:rsid w:val="005945ED"/>
    <w:rsid w:val="00594D47"/>
    <w:rsid w:val="005950BA"/>
    <w:rsid w:val="005950F2"/>
    <w:rsid w:val="00595105"/>
    <w:rsid w:val="005962F5"/>
    <w:rsid w:val="00596453"/>
    <w:rsid w:val="00596E0C"/>
    <w:rsid w:val="00597056"/>
    <w:rsid w:val="00597109"/>
    <w:rsid w:val="00597974"/>
    <w:rsid w:val="005A076C"/>
    <w:rsid w:val="005A1126"/>
    <w:rsid w:val="005A115E"/>
    <w:rsid w:val="005A134A"/>
    <w:rsid w:val="005A2B42"/>
    <w:rsid w:val="005A2E1E"/>
    <w:rsid w:val="005A3392"/>
    <w:rsid w:val="005A3999"/>
    <w:rsid w:val="005A3F2C"/>
    <w:rsid w:val="005A4605"/>
    <w:rsid w:val="005A4617"/>
    <w:rsid w:val="005A4D42"/>
    <w:rsid w:val="005A50EA"/>
    <w:rsid w:val="005A61F1"/>
    <w:rsid w:val="005A65D3"/>
    <w:rsid w:val="005A69F2"/>
    <w:rsid w:val="005A6BA2"/>
    <w:rsid w:val="005A6D55"/>
    <w:rsid w:val="005A70CF"/>
    <w:rsid w:val="005A7434"/>
    <w:rsid w:val="005A77D2"/>
    <w:rsid w:val="005A7E90"/>
    <w:rsid w:val="005B05A2"/>
    <w:rsid w:val="005B0BDE"/>
    <w:rsid w:val="005B0EAB"/>
    <w:rsid w:val="005B0F02"/>
    <w:rsid w:val="005B1627"/>
    <w:rsid w:val="005B193B"/>
    <w:rsid w:val="005B2166"/>
    <w:rsid w:val="005B2875"/>
    <w:rsid w:val="005B2C05"/>
    <w:rsid w:val="005B33AB"/>
    <w:rsid w:val="005B3BEB"/>
    <w:rsid w:val="005B3D1E"/>
    <w:rsid w:val="005B4101"/>
    <w:rsid w:val="005B6558"/>
    <w:rsid w:val="005B6621"/>
    <w:rsid w:val="005C04FC"/>
    <w:rsid w:val="005C0AC7"/>
    <w:rsid w:val="005C12B4"/>
    <w:rsid w:val="005C1A21"/>
    <w:rsid w:val="005C2504"/>
    <w:rsid w:val="005C2CC8"/>
    <w:rsid w:val="005C2CDF"/>
    <w:rsid w:val="005C3467"/>
    <w:rsid w:val="005C4319"/>
    <w:rsid w:val="005C4DDE"/>
    <w:rsid w:val="005C5F92"/>
    <w:rsid w:val="005C6086"/>
    <w:rsid w:val="005C6592"/>
    <w:rsid w:val="005C681F"/>
    <w:rsid w:val="005C6A72"/>
    <w:rsid w:val="005C6CD0"/>
    <w:rsid w:val="005C79CD"/>
    <w:rsid w:val="005D0095"/>
    <w:rsid w:val="005D00E2"/>
    <w:rsid w:val="005D042F"/>
    <w:rsid w:val="005D1AAB"/>
    <w:rsid w:val="005D1CCF"/>
    <w:rsid w:val="005D44E7"/>
    <w:rsid w:val="005D4593"/>
    <w:rsid w:val="005D45EA"/>
    <w:rsid w:val="005D50E5"/>
    <w:rsid w:val="005D5181"/>
    <w:rsid w:val="005D537C"/>
    <w:rsid w:val="005D7B05"/>
    <w:rsid w:val="005E0368"/>
    <w:rsid w:val="005E065E"/>
    <w:rsid w:val="005E0DAA"/>
    <w:rsid w:val="005E0DF6"/>
    <w:rsid w:val="005E0E3E"/>
    <w:rsid w:val="005E12B8"/>
    <w:rsid w:val="005E1679"/>
    <w:rsid w:val="005E16FF"/>
    <w:rsid w:val="005E1958"/>
    <w:rsid w:val="005E1CCE"/>
    <w:rsid w:val="005E1D02"/>
    <w:rsid w:val="005E27A8"/>
    <w:rsid w:val="005E2973"/>
    <w:rsid w:val="005E2DC1"/>
    <w:rsid w:val="005E3CF6"/>
    <w:rsid w:val="005E4221"/>
    <w:rsid w:val="005E495A"/>
    <w:rsid w:val="005E71E6"/>
    <w:rsid w:val="005E7218"/>
    <w:rsid w:val="005E768C"/>
    <w:rsid w:val="005E770A"/>
    <w:rsid w:val="005E7C3A"/>
    <w:rsid w:val="005E7D30"/>
    <w:rsid w:val="005E7E39"/>
    <w:rsid w:val="005F15C8"/>
    <w:rsid w:val="005F17E1"/>
    <w:rsid w:val="005F1CB0"/>
    <w:rsid w:val="005F21F1"/>
    <w:rsid w:val="005F2F57"/>
    <w:rsid w:val="005F371D"/>
    <w:rsid w:val="005F43C7"/>
    <w:rsid w:val="005F44D4"/>
    <w:rsid w:val="005F4976"/>
    <w:rsid w:val="005F4EFF"/>
    <w:rsid w:val="005F5051"/>
    <w:rsid w:val="005F55B7"/>
    <w:rsid w:val="005F56CE"/>
    <w:rsid w:val="005F5B8E"/>
    <w:rsid w:val="005F60E7"/>
    <w:rsid w:val="005F6251"/>
    <w:rsid w:val="005F62E0"/>
    <w:rsid w:val="005F687D"/>
    <w:rsid w:val="005F69EB"/>
    <w:rsid w:val="005F6BB5"/>
    <w:rsid w:val="005F6EFF"/>
    <w:rsid w:val="0060048D"/>
    <w:rsid w:val="00602A4E"/>
    <w:rsid w:val="00603C0D"/>
    <w:rsid w:val="00603FF8"/>
    <w:rsid w:val="00604009"/>
    <w:rsid w:val="00604598"/>
    <w:rsid w:val="00605A8F"/>
    <w:rsid w:val="00605D3A"/>
    <w:rsid w:val="0060637D"/>
    <w:rsid w:val="00606D8B"/>
    <w:rsid w:val="00606DCB"/>
    <w:rsid w:val="0060761A"/>
    <w:rsid w:val="00607910"/>
    <w:rsid w:val="00607DF9"/>
    <w:rsid w:val="00607EED"/>
    <w:rsid w:val="00607F33"/>
    <w:rsid w:val="006111B2"/>
    <w:rsid w:val="00611709"/>
    <w:rsid w:val="00611BA8"/>
    <w:rsid w:val="00611FD5"/>
    <w:rsid w:val="00613DEC"/>
    <w:rsid w:val="006155E8"/>
    <w:rsid w:val="006158AF"/>
    <w:rsid w:val="00615B70"/>
    <w:rsid w:val="00616105"/>
    <w:rsid w:val="00616CF1"/>
    <w:rsid w:val="00616ECC"/>
    <w:rsid w:val="006170A5"/>
    <w:rsid w:val="0061759D"/>
    <w:rsid w:val="00617BD4"/>
    <w:rsid w:val="00620145"/>
    <w:rsid w:val="00620152"/>
    <w:rsid w:val="0062111B"/>
    <w:rsid w:val="00622F9E"/>
    <w:rsid w:val="0062415C"/>
    <w:rsid w:val="006242C9"/>
    <w:rsid w:val="00625811"/>
    <w:rsid w:val="006275B7"/>
    <w:rsid w:val="00632A61"/>
    <w:rsid w:val="0063350D"/>
    <w:rsid w:val="00633E8F"/>
    <w:rsid w:val="006340E2"/>
    <w:rsid w:val="006346F3"/>
    <w:rsid w:val="00634901"/>
    <w:rsid w:val="00634A29"/>
    <w:rsid w:val="00634BD1"/>
    <w:rsid w:val="0063540E"/>
    <w:rsid w:val="00635707"/>
    <w:rsid w:val="006360C7"/>
    <w:rsid w:val="006363EB"/>
    <w:rsid w:val="00636EC4"/>
    <w:rsid w:val="00640236"/>
    <w:rsid w:val="006403CB"/>
    <w:rsid w:val="00642090"/>
    <w:rsid w:val="00642D1A"/>
    <w:rsid w:val="00643135"/>
    <w:rsid w:val="00643A67"/>
    <w:rsid w:val="0064458C"/>
    <w:rsid w:val="006448E1"/>
    <w:rsid w:val="00644D4A"/>
    <w:rsid w:val="0064601B"/>
    <w:rsid w:val="0064646B"/>
    <w:rsid w:val="00646AF0"/>
    <w:rsid w:val="00647188"/>
    <w:rsid w:val="00647871"/>
    <w:rsid w:val="00647A48"/>
    <w:rsid w:val="00647FF6"/>
    <w:rsid w:val="00650314"/>
    <w:rsid w:val="006504DD"/>
    <w:rsid w:val="00650F10"/>
    <w:rsid w:val="00650FE9"/>
    <w:rsid w:val="00651272"/>
    <w:rsid w:val="0065145F"/>
    <w:rsid w:val="00651AB1"/>
    <w:rsid w:val="0065202E"/>
    <w:rsid w:val="0065279D"/>
    <w:rsid w:val="00653889"/>
    <w:rsid w:val="00653C69"/>
    <w:rsid w:val="00653EF7"/>
    <w:rsid w:val="00653F4C"/>
    <w:rsid w:val="00654C31"/>
    <w:rsid w:val="00654E0F"/>
    <w:rsid w:val="00654F9F"/>
    <w:rsid w:val="0065555B"/>
    <w:rsid w:val="00655786"/>
    <w:rsid w:val="00655832"/>
    <w:rsid w:val="00655CB0"/>
    <w:rsid w:val="00655CE5"/>
    <w:rsid w:val="006560E0"/>
    <w:rsid w:val="00656AC0"/>
    <w:rsid w:val="00657D97"/>
    <w:rsid w:val="00657E09"/>
    <w:rsid w:val="0066057F"/>
    <w:rsid w:val="006607D6"/>
    <w:rsid w:val="00660832"/>
    <w:rsid w:val="00661427"/>
    <w:rsid w:val="00662227"/>
    <w:rsid w:val="006622E5"/>
    <w:rsid w:val="0066273E"/>
    <w:rsid w:val="00663929"/>
    <w:rsid w:val="00663C65"/>
    <w:rsid w:val="00663DB8"/>
    <w:rsid w:val="00663DED"/>
    <w:rsid w:val="006641AE"/>
    <w:rsid w:val="00664D76"/>
    <w:rsid w:val="00665900"/>
    <w:rsid w:val="00665D7C"/>
    <w:rsid w:val="00670E4A"/>
    <w:rsid w:val="006711B7"/>
    <w:rsid w:val="006712A2"/>
    <w:rsid w:val="00672877"/>
    <w:rsid w:val="0067349D"/>
    <w:rsid w:val="00674A44"/>
    <w:rsid w:val="006751B5"/>
    <w:rsid w:val="00675ACB"/>
    <w:rsid w:val="00676D12"/>
    <w:rsid w:val="00676DF6"/>
    <w:rsid w:val="0067720E"/>
    <w:rsid w:val="00677FB4"/>
    <w:rsid w:val="0068029D"/>
    <w:rsid w:val="00680E26"/>
    <w:rsid w:val="00681547"/>
    <w:rsid w:val="006817CF"/>
    <w:rsid w:val="00681A83"/>
    <w:rsid w:val="00682582"/>
    <w:rsid w:val="006827A6"/>
    <w:rsid w:val="0068281E"/>
    <w:rsid w:val="00682BDD"/>
    <w:rsid w:val="00683A6E"/>
    <w:rsid w:val="00683CAF"/>
    <w:rsid w:val="00684065"/>
    <w:rsid w:val="00684724"/>
    <w:rsid w:val="00684C2F"/>
    <w:rsid w:val="00686116"/>
    <w:rsid w:val="00686327"/>
    <w:rsid w:val="00686D70"/>
    <w:rsid w:val="00687418"/>
    <w:rsid w:val="00687E60"/>
    <w:rsid w:val="00690321"/>
    <w:rsid w:val="0069084F"/>
    <w:rsid w:val="006908E6"/>
    <w:rsid w:val="006910EE"/>
    <w:rsid w:val="00693C47"/>
    <w:rsid w:val="00694284"/>
    <w:rsid w:val="00695552"/>
    <w:rsid w:val="0069654C"/>
    <w:rsid w:val="0069686C"/>
    <w:rsid w:val="0069697C"/>
    <w:rsid w:val="00696E14"/>
    <w:rsid w:val="00696F4F"/>
    <w:rsid w:val="00697527"/>
    <w:rsid w:val="006A0369"/>
    <w:rsid w:val="006A061F"/>
    <w:rsid w:val="006A0AA2"/>
    <w:rsid w:val="006A0AF7"/>
    <w:rsid w:val="006A152D"/>
    <w:rsid w:val="006A2650"/>
    <w:rsid w:val="006A272E"/>
    <w:rsid w:val="006A2CE0"/>
    <w:rsid w:val="006A2F03"/>
    <w:rsid w:val="006A2F3B"/>
    <w:rsid w:val="006A36B4"/>
    <w:rsid w:val="006A3900"/>
    <w:rsid w:val="006A40D8"/>
    <w:rsid w:val="006A4C6C"/>
    <w:rsid w:val="006A51EB"/>
    <w:rsid w:val="006A525F"/>
    <w:rsid w:val="006A5A12"/>
    <w:rsid w:val="006A6007"/>
    <w:rsid w:val="006A628A"/>
    <w:rsid w:val="006A63A0"/>
    <w:rsid w:val="006A7098"/>
    <w:rsid w:val="006A7266"/>
    <w:rsid w:val="006A73DC"/>
    <w:rsid w:val="006A7FB2"/>
    <w:rsid w:val="006B06A6"/>
    <w:rsid w:val="006B09E8"/>
    <w:rsid w:val="006B0CA1"/>
    <w:rsid w:val="006B0F60"/>
    <w:rsid w:val="006B1223"/>
    <w:rsid w:val="006B1C03"/>
    <w:rsid w:val="006B1CDA"/>
    <w:rsid w:val="006B2306"/>
    <w:rsid w:val="006B343A"/>
    <w:rsid w:val="006B3F7F"/>
    <w:rsid w:val="006B45F0"/>
    <w:rsid w:val="006B505A"/>
    <w:rsid w:val="006B5A1D"/>
    <w:rsid w:val="006B5AFC"/>
    <w:rsid w:val="006B659F"/>
    <w:rsid w:val="006B6DF0"/>
    <w:rsid w:val="006B7F3C"/>
    <w:rsid w:val="006C01A4"/>
    <w:rsid w:val="006C0300"/>
    <w:rsid w:val="006C070C"/>
    <w:rsid w:val="006C1EEB"/>
    <w:rsid w:val="006C2137"/>
    <w:rsid w:val="006C2317"/>
    <w:rsid w:val="006C3113"/>
    <w:rsid w:val="006C4276"/>
    <w:rsid w:val="006C4810"/>
    <w:rsid w:val="006C4D06"/>
    <w:rsid w:val="006C5294"/>
    <w:rsid w:val="006C5412"/>
    <w:rsid w:val="006C5B6E"/>
    <w:rsid w:val="006C6266"/>
    <w:rsid w:val="006C62A9"/>
    <w:rsid w:val="006C66F4"/>
    <w:rsid w:val="006C6FC3"/>
    <w:rsid w:val="006C7696"/>
    <w:rsid w:val="006D00E9"/>
    <w:rsid w:val="006D0180"/>
    <w:rsid w:val="006D01B3"/>
    <w:rsid w:val="006D02E7"/>
    <w:rsid w:val="006D0FBD"/>
    <w:rsid w:val="006D14C6"/>
    <w:rsid w:val="006D34CD"/>
    <w:rsid w:val="006D400E"/>
    <w:rsid w:val="006D41C8"/>
    <w:rsid w:val="006D41FA"/>
    <w:rsid w:val="006D4477"/>
    <w:rsid w:val="006D4E7F"/>
    <w:rsid w:val="006D51C4"/>
    <w:rsid w:val="006D563C"/>
    <w:rsid w:val="006D5C2A"/>
    <w:rsid w:val="006D6419"/>
    <w:rsid w:val="006D6879"/>
    <w:rsid w:val="006D6B61"/>
    <w:rsid w:val="006E03B0"/>
    <w:rsid w:val="006E0D90"/>
    <w:rsid w:val="006E15D2"/>
    <w:rsid w:val="006E170C"/>
    <w:rsid w:val="006E240B"/>
    <w:rsid w:val="006E3105"/>
    <w:rsid w:val="006E3F07"/>
    <w:rsid w:val="006E4592"/>
    <w:rsid w:val="006E4DB9"/>
    <w:rsid w:val="006E4EBB"/>
    <w:rsid w:val="006E559F"/>
    <w:rsid w:val="006E5773"/>
    <w:rsid w:val="006E5C63"/>
    <w:rsid w:val="006E62D1"/>
    <w:rsid w:val="006E64D9"/>
    <w:rsid w:val="006E671F"/>
    <w:rsid w:val="006E6A03"/>
    <w:rsid w:val="006E70D2"/>
    <w:rsid w:val="006E72FD"/>
    <w:rsid w:val="006E7982"/>
    <w:rsid w:val="006F0369"/>
    <w:rsid w:val="006F03D6"/>
    <w:rsid w:val="006F0F22"/>
    <w:rsid w:val="006F0F37"/>
    <w:rsid w:val="006F1030"/>
    <w:rsid w:val="006F23EE"/>
    <w:rsid w:val="006F2C09"/>
    <w:rsid w:val="006F2F2A"/>
    <w:rsid w:val="006F2FEA"/>
    <w:rsid w:val="006F35B8"/>
    <w:rsid w:val="006F3BC2"/>
    <w:rsid w:val="006F3C09"/>
    <w:rsid w:val="006F3C63"/>
    <w:rsid w:val="006F3CA1"/>
    <w:rsid w:val="006F42D9"/>
    <w:rsid w:val="006F4343"/>
    <w:rsid w:val="006F4BB2"/>
    <w:rsid w:val="006F4D95"/>
    <w:rsid w:val="006F5899"/>
    <w:rsid w:val="006F60C4"/>
    <w:rsid w:val="006F6526"/>
    <w:rsid w:val="006F74FA"/>
    <w:rsid w:val="006F772C"/>
    <w:rsid w:val="006F7A66"/>
    <w:rsid w:val="0070001C"/>
    <w:rsid w:val="00700072"/>
    <w:rsid w:val="007006D4"/>
    <w:rsid w:val="00701EC7"/>
    <w:rsid w:val="007044D8"/>
    <w:rsid w:val="00704603"/>
    <w:rsid w:val="00705549"/>
    <w:rsid w:val="00706001"/>
    <w:rsid w:val="00706C35"/>
    <w:rsid w:val="00707019"/>
    <w:rsid w:val="00707FE8"/>
    <w:rsid w:val="007104F8"/>
    <w:rsid w:val="00712546"/>
    <w:rsid w:val="00712916"/>
    <w:rsid w:val="00712C4E"/>
    <w:rsid w:val="00712D79"/>
    <w:rsid w:val="00713238"/>
    <w:rsid w:val="00713497"/>
    <w:rsid w:val="00713B67"/>
    <w:rsid w:val="007148D0"/>
    <w:rsid w:val="00714E78"/>
    <w:rsid w:val="00714F55"/>
    <w:rsid w:val="00717F65"/>
    <w:rsid w:val="00720826"/>
    <w:rsid w:val="00720B13"/>
    <w:rsid w:val="00722B84"/>
    <w:rsid w:val="00722FC7"/>
    <w:rsid w:val="0072350F"/>
    <w:rsid w:val="0072367C"/>
    <w:rsid w:val="007238D3"/>
    <w:rsid w:val="00724267"/>
    <w:rsid w:val="0072439A"/>
    <w:rsid w:val="00724694"/>
    <w:rsid w:val="00724E53"/>
    <w:rsid w:val="00726AC4"/>
    <w:rsid w:val="00726C65"/>
    <w:rsid w:val="007275D0"/>
    <w:rsid w:val="00727FC7"/>
    <w:rsid w:val="00730A98"/>
    <w:rsid w:val="007312A0"/>
    <w:rsid w:val="007319C6"/>
    <w:rsid w:val="00731EA8"/>
    <w:rsid w:val="007324B3"/>
    <w:rsid w:val="00732B30"/>
    <w:rsid w:val="00732FCA"/>
    <w:rsid w:val="007333D7"/>
    <w:rsid w:val="00734422"/>
    <w:rsid w:val="007349FB"/>
    <w:rsid w:val="00734ACF"/>
    <w:rsid w:val="007360B6"/>
    <w:rsid w:val="0073622C"/>
    <w:rsid w:val="00736DDF"/>
    <w:rsid w:val="00737033"/>
    <w:rsid w:val="0073733E"/>
    <w:rsid w:val="00737FD8"/>
    <w:rsid w:val="0074014C"/>
    <w:rsid w:val="00740B7B"/>
    <w:rsid w:val="00741FEF"/>
    <w:rsid w:val="007425B7"/>
    <w:rsid w:val="00743E4A"/>
    <w:rsid w:val="00743EA3"/>
    <w:rsid w:val="0074415D"/>
    <w:rsid w:val="007444C5"/>
    <w:rsid w:val="00744B8B"/>
    <w:rsid w:val="00745419"/>
    <w:rsid w:val="00745668"/>
    <w:rsid w:val="00746060"/>
    <w:rsid w:val="00746353"/>
    <w:rsid w:val="007466CD"/>
    <w:rsid w:val="007468A6"/>
    <w:rsid w:val="00747067"/>
    <w:rsid w:val="007475CC"/>
    <w:rsid w:val="00747DE6"/>
    <w:rsid w:val="0075017D"/>
    <w:rsid w:val="00750DDE"/>
    <w:rsid w:val="00750E63"/>
    <w:rsid w:val="007510A7"/>
    <w:rsid w:val="00751407"/>
    <w:rsid w:val="00751807"/>
    <w:rsid w:val="007524AC"/>
    <w:rsid w:val="00752B19"/>
    <w:rsid w:val="00754381"/>
    <w:rsid w:val="00754A0C"/>
    <w:rsid w:val="00755094"/>
    <w:rsid w:val="0075525A"/>
    <w:rsid w:val="0075547D"/>
    <w:rsid w:val="00756563"/>
    <w:rsid w:val="00756D12"/>
    <w:rsid w:val="00757A25"/>
    <w:rsid w:val="00760652"/>
    <w:rsid w:val="00760EE4"/>
    <w:rsid w:val="00761304"/>
    <w:rsid w:val="007613FF"/>
    <w:rsid w:val="00761704"/>
    <w:rsid w:val="007620A8"/>
    <w:rsid w:val="00762C7D"/>
    <w:rsid w:val="00762DDD"/>
    <w:rsid w:val="00763108"/>
    <w:rsid w:val="00763616"/>
    <w:rsid w:val="00763A31"/>
    <w:rsid w:val="007646DA"/>
    <w:rsid w:val="007647F4"/>
    <w:rsid w:val="007654E9"/>
    <w:rsid w:val="00765CA2"/>
    <w:rsid w:val="00765D32"/>
    <w:rsid w:val="00765D4E"/>
    <w:rsid w:val="0076764C"/>
    <w:rsid w:val="007677BC"/>
    <w:rsid w:val="00767D03"/>
    <w:rsid w:val="00767F4F"/>
    <w:rsid w:val="007700FC"/>
    <w:rsid w:val="00770628"/>
    <w:rsid w:val="00770857"/>
    <w:rsid w:val="00770F7F"/>
    <w:rsid w:val="0077224E"/>
    <w:rsid w:val="007722F7"/>
    <w:rsid w:val="00772D8E"/>
    <w:rsid w:val="007741F8"/>
    <w:rsid w:val="00774473"/>
    <w:rsid w:val="0077493B"/>
    <w:rsid w:val="00774F01"/>
    <w:rsid w:val="00775015"/>
    <w:rsid w:val="0077589D"/>
    <w:rsid w:val="00775CBE"/>
    <w:rsid w:val="00775FB9"/>
    <w:rsid w:val="00776328"/>
    <w:rsid w:val="007769F0"/>
    <w:rsid w:val="00776F71"/>
    <w:rsid w:val="00777366"/>
    <w:rsid w:val="00777F3B"/>
    <w:rsid w:val="00780689"/>
    <w:rsid w:val="007808AB"/>
    <w:rsid w:val="0078157E"/>
    <w:rsid w:val="007819F0"/>
    <w:rsid w:val="00782053"/>
    <w:rsid w:val="007820B7"/>
    <w:rsid w:val="007825A7"/>
    <w:rsid w:val="00782675"/>
    <w:rsid w:val="00782798"/>
    <w:rsid w:val="00782979"/>
    <w:rsid w:val="007829E5"/>
    <w:rsid w:val="00782FDF"/>
    <w:rsid w:val="00783F54"/>
    <w:rsid w:val="00784E06"/>
    <w:rsid w:val="00785801"/>
    <w:rsid w:val="00785B98"/>
    <w:rsid w:val="007867E7"/>
    <w:rsid w:val="00786958"/>
    <w:rsid w:val="00787490"/>
    <w:rsid w:val="00787997"/>
    <w:rsid w:val="00790CF3"/>
    <w:rsid w:val="00790D82"/>
    <w:rsid w:val="0079104A"/>
    <w:rsid w:val="0079232B"/>
    <w:rsid w:val="0079257C"/>
    <w:rsid w:val="0079353F"/>
    <w:rsid w:val="007938E5"/>
    <w:rsid w:val="00793C46"/>
    <w:rsid w:val="007945CE"/>
    <w:rsid w:val="00794A32"/>
    <w:rsid w:val="00795186"/>
    <w:rsid w:val="00795A53"/>
    <w:rsid w:val="0079747E"/>
    <w:rsid w:val="00797C28"/>
    <w:rsid w:val="007A23AA"/>
    <w:rsid w:val="007A3003"/>
    <w:rsid w:val="007A32A1"/>
    <w:rsid w:val="007A4AC9"/>
    <w:rsid w:val="007A5074"/>
    <w:rsid w:val="007A50A7"/>
    <w:rsid w:val="007A53A7"/>
    <w:rsid w:val="007A5CAA"/>
    <w:rsid w:val="007A713B"/>
    <w:rsid w:val="007B0555"/>
    <w:rsid w:val="007B0568"/>
    <w:rsid w:val="007B1A13"/>
    <w:rsid w:val="007B1B48"/>
    <w:rsid w:val="007B2059"/>
    <w:rsid w:val="007B4C8C"/>
    <w:rsid w:val="007B4ED7"/>
    <w:rsid w:val="007B50C3"/>
    <w:rsid w:val="007B58A0"/>
    <w:rsid w:val="007B5AA1"/>
    <w:rsid w:val="007B6DDB"/>
    <w:rsid w:val="007B6E84"/>
    <w:rsid w:val="007B7072"/>
    <w:rsid w:val="007B7799"/>
    <w:rsid w:val="007C0507"/>
    <w:rsid w:val="007C1D4A"/>
    <w:rsid w:val="007C264C"/>
    <w:rsid w:val="007C2BF4"/>
    <w:rsid w:val="007C2D80"/>
    <w:rsid w:val="007C34B2"/>
    <w:rsid w:val="007C398E"/>
    <w:rsid w:val="007C4BFC"/>
    <w:rsid w:val="007C54C2"/>
    <w:rsid w:val="007C59B6"/>
    <w:rsid w:val="007C5A72"/>
    <w:rsid w:val="007C5E85"/>
    <w:rsid w:val="007C6307"/>
    <w:rsid w:val="007C6A97"/>
    <w:rsid w:val="007D0C2F"/>
    <w:rsid w:val="007D1152"/>
    <w:rsid w:val="007D14E8"/>
    <w:rsid w:val="007D347D"/>
    <w:rsid w:val="007D36D0"/>
    <w:rsid w:val="007D4957"/>
    <w:rsid w:val="007D4C04"/>
    <w:rsid w:val="007D6233"/>
    <w:rsid w:val="007D62DB"/>
    <w:rsid w:val="007D68CB"/>
    <w:rsid w:val="007D69AA"/>
    <w:rsid w:val="007D6CEB"/>
    <w:rsid w:val="007D6EDB"/>
    <w:rsid w:val="007D7763"/>
    <w:rsid w:val="007D79EF"/>
    <w:rsid w:val="007D7A48"/>
    <w:rsid w:val="007E0E2D"/>
    <w:rsid w:val="007E151C"/>
    <w:rsid w:val="007E1634"/>
    <w:rsid w:val="007E1C16"/>
    <w:rsid w:val="007E28EF"/>
    <w:rsid w:val="007E31BD"/>
    <w:rsid w:val="007E3231"/>
    <w:rsid w:val="007E3AEF"/>
    <w:rsid w:val="007E3CA8"/>
    <w:rsid w:val="007E60EF"/>
    <w:rsid w:val="007E68D3"/>
    <w:rsid w:val="007F0277"/>
    <w:rsid w:val="007F0E90"/>
    <w:rsid w:val="007F126A"/>
    <w:rsid w:val="007F14D8"/>
    <w:rsid w:val="007F25BC"/>
    <w:rsid w:val="007F3036"/>
    <w:rsid w:val="007F3AE4"/>
    <w:rsid w:val="007F3B5D"/>
    <w:rsid w:val="007F4089"/>
    <w:rsid w:val="007F47FC"/>
    <w:rsid w:val="007F51E8"/>
    <w:rsid w:val="007F541E"/>
    <w:rsid w:val="007F63FD"/>
    <w:rsid w:val="007F708A"/>
    <w:rsid w:val="007F7CD8"/>
    <w:rsid w:val="007F7CFF"/>
    <w:rsid w:val="00800002"/>
    <w:rsid w:val="00800F9D"/>
    <w:rsid w:val="00800FF8"/>
    <w:rsid w:val="00801F3E"/>
    <w:rsid w:val="00802CA7"/>
    <w:rsid w:val="00802ED9"/>
    <w:rsid w:val="00804783"/>
    <w:rsid w:val="00804B74"/>
    <w:rsid w:val="008055B7"/>
    <w:rsid w:val="008073AA"/>
    <w:rsid w:val="00807E04"/>
    <w:rsid w:val="008105E9"/>
    <w:rsid w:val="00810673"/>
    <w:rsid w:val="00810D2C"/>
    <w:rsid w:val="00810F5B"/>
    <w:rsid w:val="008119E9"/>
    <w:rsid w:val="00812E0F"/>
    <w:rsid w:val="008141EF"/>
    <w:rsid w:val="0081423B"/>
    <w:rsid w:val="008144E1"/>
    <w:rsid w:val="00814536"/>
    <w:rsid w:val="008147FB"/>
    <w:rsid w:val="008155A9"/>
    <w:rsid w:val="008159BB"/>
    <w:rsid w:val="00815C50"/>
    <w:rsid w:val="00816113"/>
    <w:rsid w:val="00816AB5"/>
    <w:rsid w:val="00816D9F"/>
    <w:rsid w:val="008176EF"/>
    <w:rsid w:val="008179E0"/>
    <w:rsid w:val="00820D99"/>
    <w:rsid w:val="00820EA8"/>
    <w:rsid w:val="00821516"/>
    <w:rsid w:val="00822167"/>
    <w:rsid w:val="00822521"/>
    <w:rsid w:val="00823E3D"/>
    <w:rsid w:val="00824444"/>
    <w:rsid w:val="00825C24"/>
    <w:rsid w:val="00826812"/>
    <w:rsid w:val="00830A8C"/>
    <w:rsid w:val="00831106"/>
    <w:rsid w:val="00831813"/>
    <w:rsid w:val="00833724"/>
    <w:rsid w:val="00834623"/>
    <w:rsid w:val="00834892"/>
    <w:rsid w:val="00834ECD"/>
    <w:rsid w:val="00836100"/>
    <w:rsid w:val="008400F3"/>
    <w:rsid w:val="0084046E"/>
    <w:rsid w:val="00840583"/>
    <w:rsid w:val="00840BEE"/>
    <w:rsid w:val="0084196F"/>
    <w:rsid w:val="00841F5B"/>
    <w:rsid w:val="00842414"/>
    <w:rsid w:val="00843D2A"/>
    <w:rsid w:val="0084431C"/>
    <w:rsid w:val="00844364"/>
    <w:rsid w:val="00844C1B"/>
    <w:rsid w:val="00845E6F"/>
    <w:rsid w:val="008464C6"/>
    <w:rsid w:val="00847565"/>
    <w:rsid w:val="00850E6C"/>
    <w:rsid w:val="00851D85"/>
    <w:rsid w:val="0085217A"/>
    <w:rsid w:val="008525F2"/>
    <w:rsid w:val="00852F90"/>
    <w:rsid w:val="00853052"/>
    <w:rsid w:val="00853096"/>
    <w:rsid w:val="0085435E"/>
    <w:rsid w:val="008548E2"/>
    <w:rsid w:val="008578B1"/>
    <w:rsid w:val="00857D22"/>
    <w:rsid w:val="00860377"/>
    <w:rsid w:val="00860A67"/>
    <w:rsid w:val="00862549"/>
    <w:rsid w:val="008625EB"/>
    <w:rsid w:val="00862962"/>
    <w:rsid w:val="008635E5"/>
    <w:rsid w:val="008642D4"/>
    <w:rsid w:val="0086501F"/>
    <w:rsid w:val="00865F0D"/>
    <w:rsid w:val="00866088"/>
    <w:rsid w:val="008663EE"/>
    <w:rsid w:val="00866560"/>
    <w:rsid w:val="00866D86"/>
    <w:rsid w:val="00867832"/>
    <w:rsid w:val="00867D28"/>
    <w:rsid w:val="00870517"/>
    <w:rsid w:val="00871470"/>
    <w:rsid w:val="008715B3"/>
    <w:rsid w:val="00871F5C"/>
    <w:rsid w:val="008725CB"/>
    <w:rsid w:val="008728D4"/>
    <w:rsid w:val="00872B13"/>
    <w:rsid w:val="008738E0"/>
    <w:rsid w:val="00873B46"/>
    <w:rsid w:val="008747C6"/>
    <w:rsid w:val="00874861"/>
    <w:rsid w:val="00874D28"/>
    <w:rsid w:val="00874FAD"/>
    <w:rsid w:val="00877624"/>
    <w:rsid w:val="00877AA0"/>
    <w:rsid w:val="00877F4F"/>
    <w:rsid w:val="008803D9"/>
    <w:rsid w:val="00880CA2"/>
    <w:rsid w:val="00881921"/>
    <w:rsid w:val="00882841"/>
    <w:rsid w:val="00882975"/>
    <w:rsid w:val="00884704"/>
    <w:rsid w:val="00885AEE"/>
    <w:rsid w:val="008867D8"/>
    <w:rsid w:val="0088762A"/>
    <w:rsid w:val="00890093"/>
    <w:rsid w:val="00890424"/>
    <w:rsid w:val="00890604"/>
    <w:rsid w:val="00890B04"/>
    <w:rsid w:val="00890EBE"/>
    <w:rsid w:val="00891BF0"/>
    <w:rsid w:val="0089281E"/>
    <w:rsid w:val="00892A7A"/>
    <w:rsid w:val="00893038"/>
    <w:rsid w:val="00893C92"/>
    <w:rsid w:val="00893DC1"/>
    <w:rsid w:val="0089428E"/>
    <w:rsid w:val="008942B0"/>
    <w:rsid w:val="008957DE"/>
    <w:rsid w:val="00895B91"/>
    <w:rsid w:val="008965F4"/>
    <w:rsid w:val="00896764"/>
    <w:rsid w:val="00896C99"/>
    <w:rsid w:val="00896D42"/>
    <w:rsid w:val="0089771D"/>
    <w:rsid w:val="00897768"/>
    <w:rsid w:val="00897AF7"/>
    <w:rsid w:val="00897E00"/>
    <w:rsid w:val="00897EFF"/>
    <w:rsid w:val="008A11D5"/>
    <w:rsid w:val="008A1459"/>
    <w:rsid w:val="008A1995"/>
    <w:rsid w:val="008A2492"/>
    <w:rsid w:val="008A3BB8"/>
    <w:rsid w:val="008A3CDA"/>
    <w:rsid w:val="008A4D22"/>
    <w:rsid w:val="008A4DBB"/>
    <w:rsid w:val="008A56AF"/>
    <w:rsid w:val="008A5757"/>
    <w:rsid w:val="008A63EF"/>
    <w:rsid w:val="008A65B1"/>
    <w:rsid w:val="008A660B"/>
    <w:rsid w:val="008A6659"/>
    <w:rsid w:val="008A75A0"/>
    <w:rsid w:val="008A7755"/>
    <w:rsid w:val="008A7F75"/>
    <w:rsid w:val="008B014F"/>
    <w:rsid w:val="008B089D"/>
    <w:rsid w:val="008B1175"/>
    <w:rsid w:val="008B1353"/>
    <w:rsid w:val="008B16CA"/>
    <w:rsid w:val="008B1915"/>
    <w:rsid w:val="008B22F0"/>
    <w:rsid w:val="008B24E2"/>
    <w:rsid w:val="008B27AE"/>
    <w:rsid w:val="008B3D68"/>
    <w:rsid w:val="008B4439"/>
    <w:rsid w:val="008B4B01"/>
    <w:rsid w:val="008B4F1F"/>
    <w:rsid w:val="008B543F"/>
    <w:rsid w:val="008B6233"/>
    <w:rsid w:val="008B6952"/>
    <w:rsid w:val="008B7335"/>
    <w:rsid w:val="008B76D0"/>
    <w:rsid w:val="008C0341"/>
    <w:rsid w:val="008C0678"/>
    <w:rsid w:val="008C0758"/>
    <w:rsid w:val="008C0C26"/>
    <w:rsid w:val="008C2077"/>
    <w:rsid w:val="008C21FE"/>
    <w:rsid w:val="008C28BF"/>
    <w:rsid w:val="008C2BE1"/>
    <w:rsid w:val="008C32FF"/>
    <w:rsid w:val="008C3598"/>
    <w:rsid w:val="008C362A"/>
    <w:rsid w:val="008C36C6"/>
    <w:rsid w:val="008C38AC"/>
    <w:rsid w:val="008C418D"/>
    <w:rsid w:val="008C44EA"/>
    <w:rsid w:val="008C46E8"/>
    <w:rsid w:val="008C5B64"/>
    <w:rsid w:val="008C6064"/>
    <w:rsid w:val="008C60EC"/>
    <w:rsid w:val="008C6A6C"/>
    <w:rsid w:val="008C6C2C"/>
    <w:rsid w:val="008C6D27"/>
    <w:rsid w:val="008C6DEE"/>
    <w:rsid w:val="008C7228"/>
    <w:rsid w:val="008C72DF"/>
    <w:rsid w:val="008C735A"/>
    <w:rsid w:val="008C7727"/>
    <w:rsid w:val="008D09C8"/>
    <w:rsid w:val="008D0BB7"/>
    <w:rsid w:val="008D178E"/>
    <w:rsid w:val="008D1C20"/>
    <w:rsid w:val="008D1E3C"/>
    <w:rsid w:val="008D2811"/>
    <w:rsid w:val="008D2E66"/>
    <w:rsid w:val="008D34D8"/>
    <w:rsid w:val="008D4854"/>
    <w:rsid w:val="008D4A87"/>
    <w:rsid w:val="008D5441"/>
    <w:rsid w:val="008D5466"/>
    <w:rsid w:val="008D55E1"/>
    <w:rsid w:val="008D5BB0"/>
    <w:rsid w:val="008D7AD7"/>
    <w:rsid w:val="008E0209"/>
    <w:rsid w:val="008E037F"/>
    <w:rsid w:val="008E08AA"/>
    <w:rsid w:val="008E1052"/>
    <w:rsid w:val="008E1881"/>
    <w:rsid w:val="008E2222"/>
    <w:rsid w:val="008E2517"/>
    <w:rsid w:val="008E260E"/>
    <w:rsid w:val="008E2750"/>
    <w:rsid w:val="008E2B75"/>
    <w:rsid w:val="008E331C"/>
    <w:rsid w:val="008E3755"/>
    <w:rsid w:val="008E3982"/>
    <w:rsid w:val="008E3DC2"/>
    <w:rsid w:val="008E48BA"/>
    <w:rsid w:val="008E504C"/>
    <w:rsid w:val="008E6074"/>
    <w:rsid w:val="008E6943"/>
    <w:rsid w:val="008E6B14"/>
    <w:rsid w:val="008E7111"/>
    <w:rsid w:val="008E7152"/>
    <w:rsid w:val="008E7536"/>
    <w:rsid w:val="008E7726"/>
    <w:rsid w:val="008F156E"/>
    <w:rsid w:val="008F17C0"/>
    <w:rsid w:val="008F19D4"/>
    <w:rsid w:val="008F304B"/>
    <w:rsid w:val="008F490E"/>
    <w:rsid w:val="008F4A1C"/>
    <w:rsid w:val="008F5FC1"/>
    <w:rsid w:val="008F6640"/>
    <w:rsid w:val="008F69DC"/>
    <w:rsid w:val="008F75E3"/>
    <w:rsid w:val="008F786B"/>
    <w:rsid w:val="008F7A46"/>
    <w:rsid w:val="0090162E"/>
    <w:rsid w:val="00901684"/>
    <w:rsid w:val="00902EE6"/>
    <w:rsid w:val="00903CBE"/>
    <w:rsid w:val="00903DD8"/>
    <w:rsid w:val="0090499A"/>
    <w:rsid w:val="00904F82"/>
    <w:rsid w:val="00905A9A"/>
    <w:rsid w:val="009063C8"/>
    <w:rsid w:val="009064E9"/>
    <w:rsid w:val="00907BD8"/>
    <w:rsid w:val="0091072E"/>
    <w:rsid w:val="00910C82"/>
    <w:rsid w:val="00911CFE"/>
    <w:rsid w:val="00911DB6"/>
    <w:rsid w:val="00911EF4"/>
    <w:rsid w:val="0091276F"/>
    <w:rsid w:val="009129CB"/>
    <w:rsid w:val="00912C59"/>
    <w:rsid w:val="00912D6D"/>
    <w:rsid w:val="00913481"/>
    <w:rsid w:val="00913D0B"/>
    <w:rsid w:val="00913FA4"/>
    <w:rsid w:val="009144BC"/>
    <w:rsid w:val="00914758"/>
    <w:rsid w:val="00914A8F"/>
    <w:rsid w:val="00914C25"/>
    <w:rsid w:val="0091529B"/>
    <w:rsid w:val="009155DF"/>
    <w:rsid w:val="00915DAA"/>
    <w:rsid w:val="009166F1"/>
    <w:rsid w:val="00916B64"/>
    <w:rsid w:val="00916F3B"/>
    <w:rsid w:val="009176C3"/>
    <w:rsid w:val="00917F2E"/>
    <w:rsid w:val="00920236"/>
    <w:rsid w:val="00920464"/>
    <w:rsid w:val="009205FE"/>
    <w:rsid w:val="00920EE8"/>
    <w:rsid w:val="00921087"/>
    <w:rsid w:val="00921278"/>
    <w:rsid w:val="00922933"/>
    <w:rsid w:val="00922DD7"/>
    <w:rsid w:val="0092336C"/>
    <w:rsid w:val="00923406"/>
    <w:rsid w:val="00923451"/>
    <w:rsid w:val="0092370E"/>
    <w:rsid w:val="00923F1F"/>
    <w:rsid w:val="0092430C"/>
    <w:rsid w:val="00925215"/>
    <w:rsid w:val="00925E82"/>
    <w:rsid w:val="00925F03"/>
    <w:rsid w:val="00927A64"/>
    <w:rsid w:val="00927C5B"/>
    <w:rsid w:val="00930152"/>
    <w:rsid w:val="0093221B"/>
    <w:rsid w:val="009323DB"/>
    <w:rsid w:val="009325E9"/>
    <w:rsid w:val="009337C1"/>
    <w:rsid w:val="00933A59"/>
    <w:rsid w:val="00933E54"/>
    <w:rsid w:val="00934B71"/>
    <w:rsid w:val="00934BCA"/>
    <w:rsid w:val="009352A2"/>
    <w:rsid w:val="0093552F"/>
    <w:rsid w:val="0093568D"/>
    <w:rsid w:val="009357ED"/>
    <w:rsid w:val="00935A19"/>
    <w:rsid w:val="00936DC2"/>
    <w:rsid w:val="0093726D"/>
    <w:rsid w:val="009409AB"/>
    <w:rsid w:val="00940FDB"/>
    <w:rsid w:val="00941B54"/>
    <w:rsid w:val="00941FB9"/>
    <w:rsid w:val="00942E94"/>
    <w:rsid w:val="00942F03"/>
    <w:rsid w:val="0094336D"/>
    <w:rsid w:val="00944021"/>
    <w:rsid w:val="00946890"/>
    <w:rsid w:val="00950F86"/>
    <w:rsid w:val="009510DF"/>
    <w:rsid w:val="0095115C"/>
    <w:rsid w:val="00951E45"/>
    <w:rsid w:val="00951F48"/>
    <w:rsid w:val="00952B6E"/>
    <w:rsid w:val="00953106"/>
    <w:rsid w:val="00953136"/>
    <w:rsid w:val="00953FF1"/>
    <w:rsid w:val="0095593D"/>
    <w:rsid w:val="00955EBB"/>
    <w:rsid w:val="00956CF3"/>
    <w:rsid w:val="00957AE4"/>
    <w:rsid w:val="0096022E"/>
    <w:rsid w:val="00960593"/>
    <w:rsid w:val="009607CB"/>
    <w:rsid w:val="00960FE2"/>
    <w:rsid w:val="0096102A"/>
    <w:rsid w:val="00961BD0"/>
    <w:rsid w:val="00962822"/>
    <w:rsid w:val="0096348C"/>
    <w:rsid w:val="009640AC"/>
    <w:rsid w:val="00965CC6"/>
    <w:rsid w:val="00965DEF"/>
    <w:rsid w:val="009663B8"/>
    <w:rsid w:val="00966578"/>
    <w:rsid w:val="00967ACA"/>
    <w:rsid w:val="00970247"/>
    <w:rsid w:val="009708FE"/>
    <w:rsid w:val="00972FD7"/>
    <w:rsid w:val="0097314B"/>
    <w:rsid w:val="00973504"/>
    <w:rsid w:val="00973AA8"/>
    <w:rsid w:val="00974073"/>
    <w:rsid w:val="00974174"/>
    <w:rsid w:val="009743CF"/>
    <w:rsid w:val="00975140"/>
    <w:rsid w:val="00976F1E"/>
    <w:rsid w:val="009776B6"/>
    <w:rsid w:val="00977A72"/>
    <w:rsid w:val="00977EC2"/>
    <w:rsid w:val="00980042"/>
    <w:rsid w:val="00980085"/>
    <w:rsid w:val="00980F90"/>
    <w:rsid w:val="00981D94"/>
    <w:rsid w:val="00982ABD"/>
    <w:rsid w:val="00983753"/>
    <w:rsid w:val="00983A3C"/>
    <w:rsid w:val="00983B8D"/>
    <w:rsid w:val="00983E82"/>
    <w:rsid w:val="00983F76"/>
    <w:rsid w:val="00984887"/>
    <w:rsid w:val="00984950"/>
    <w:rsid w:val="00984E9F"/>
    <w:rsid w:val="00985D83"/>
    <w:rsid w:val="00985E2B"/>
    <w:rsid w:val="0098647C"/>
    <w:rsid w:val="00986983"/>
    <w:rsid w:val="00987436"/>
    <w:rsid w:val="00987673"/>
    <w:rsid w:val="00987C9C"/>
    <w:rsid w:val="0099196A"/>
    <w:rsid w:val="00993036"/>
    <w:rsid w:val="009937B1"/>
    <w:rsid w:val="00994584"/>
    <w:rsid w:val="00994EE1"/>
    <w:rsid w:val="00995501"/>
    <w:rsid w:val="00995A82"/>
    <w:rsid w:val="00995D74"/>
    <w:rsid w:val="00996400"/>
    <w:rsid w:val="0099694E"/>
    <w:rsid w:val="009976F2"/>
    <w:rsid w:val="009A0253"/>
    <w:rsid w:val="009A03B9"/>
    <w:rsid w:val="009A053C"/>
    <w:rsid w:val="009A0817"/>
    <w:rsid w:val="009A108D"/>
    <w:rsid w:val="009A1414"/>
    <w:rsid w:val="009A1732"/>
    <w:rsid w:val="009A1F63"/>
    <w:rsid w:val="009A22A6"/>
    <w:rsid w:val="009A24BB"/>
    <w:rsid w:val="009A2CAD"/>
    <w:rsid w:val="009A3246"/>
    <w:rsid w:val="009A3567"/>
    <w:rsid w:val="009A4594"/>
    <w:rsid w:val="009A4F8E"/>
    <w:rsid w:val="009A562D"/>
    <w:rsid w:val="009A5A94"/>
    <w:rsid w:val="009A5B49"/>
    <w:rsid w:val="009A5C1B"/>
    <w:rsid w:val="009A5D3A"/>
    <w:rsid w:val="009A6314"/>
    <w:rsid w:val="009A77DF"/>
    <w:rsid w:val="009A7A1A"/>
    <w:rsid w:val="009A7E55"/>
    <w:rsid w:val="009B09FB"/>
    <w:rsid w:val="009B17C3"/>
    <w:rsid w:val="009B1BA4"/>
    <w:rsid w:val="009B1DA0"/>
    <w:rsid w:val="009B221F"/>
    <w:rsid w:val="009B23C1"/>
    <w:rsid w:val="009B2E85"/>
    <w:rsid w:val="009B3074"/>
    <w:rsid w:val="009B37AA"/>
    <w:rsid w:val="009B3FED"/>
    <w:rsid w:val="009B4212"/>
    <w:rsid w:val="009B5085"/>
    <w:rsid w:val="009B5119"/>
    <w:rsid w:val="009B5585"/>
    <w:rsid w:val="009B5B1D"/>
    <w:rsid w:val="009B606B"/>
    <w:rsid w:val="009B6583"/>
    <w:rsid w:val="009B6C24"/>
    <w:rsid w:val="009B6CFF"/>
    <w:rsid w:val="009B71C5"/>
    <w:rsid w:val="009B7987"/>
    <w:rsid w:val="009B7992"/>
    <w:rsid w:val="009B79E1"/>
    <w:rsid w:val="009B7F6E"/>
    <w:rsid w:val="009B7FB7"/>
    <w:rsid w:val="009C00FA"/>
    <w:rsid w:val="009C0154"/>
    <w:rsid w:val="009C02F8"/>
    <w:rsid w:val="009C0AFE"/>
    <w:rsid w:val="009C1B8D"/>
    <w:rsid w:val="009C274A"/>
    <w:rsid w:val="009C2DEF"/>
    <w:rsid w:val="009C46BB"/>
    <w:rsid w:val="009C613F"/>
    <w:rsid w:val="009C7493"/>
    <w:rsid w:val="009D01BD"/>
    <w:rsid w:val="009D092A"/>
    <w:rsid w:val="009D0BDE"/>
    <w:rsid w:val="009D0EFA"/>
    <w:rsid w:val="009D1A23"/>
    <w:rsid w:val="009D24C7"/>
    <w:rsid w:val="009D2B8E"/>
    <w:rsid w:val="009D2DBA"/>
    <w:rsid w:val="009D31D4"/>
    <w:rsid w:val="009D46A7"/>
    <w:rsid w:val="009D4736"/>
    <w:rsid w:val="009D487E"/>
    <w:rsid w:val="009D4DD1"/>
    <w:rsid w:val="009D4F77"/>
    <w:rsid w:val="009D53CE"/>
    <w:rsid w:val="009D53FC"/>
    <w:rsid w:val="009D5DD9"/>
    <w:rsid w:val="009D6851"/>
    <w:rsid w:val="009D6D23"/>
    <w:rsid w:val="009D6E25"/>
    <w:rsid w:val="009D6EE8"/>
    <w:rsid w:val="009D76BB"/>
    <w:rsid w:val="009D7E16"/>
    <w:rsid w:val="009D7F3B"/>
    <w:rsid w:val="009E0F16"/>
    <w:rsid w:val="009E15A9"/>
    <w:rsid w:val="009E1D63"/>
    <w:rsid w:val="009E2193"/>
    <w:rsid w:val="009E3335"/>
    <w:rsid w:val="009E3574"/>
    <w:rsid w:val="009E4505"/>
    <w:rsid w:val="009E48B2"/>
    <w:rsid w:val="009E5CC8"/>
    <w:rsid w:val="009E6AB0"/>
    <w:rsid w:val="009E706A"/>
    <w:rsid w:val="009E76FF"/>
    <w:rsid w:val="009E79A6"/>
    <w:rsid w:val="009E7C66"/>
    <w:rsid w:val="009F023F"/>
    <w:rsid w:val="009F0578"/>
    <w:rsid w:val="009F0937"/>
    <w:rsid w:val="009F1BF6"/>
    <w:rsid w:val="009F27F2"/>
    <w:rsid w:val="009F281C"/>
    <w:rsid w:val="009F2872"/>
    <w:rsid w:val="009F2A86"/>
    <w:rsid w:val="009F2C70"/>
    <w:rsid w:val="009F3B9D"/>
    <w:rsid w:val="009F434F"/>
    <w:rsid w:val="009F44B3"/>
    <w:rsid w:val="009F453B"/>
    <w:rsid w:val="009F477B"/>
    <w:rsid w:val="009F4A94"/>
    <w:rsid w:val="009F5798"/>
    <w:rsid w:val="009F59C8"/>
    <w:rsid w:val="009F5D32"/>
    <w:rsid w:val="009F6B27"/>
    <w:rsid w:val="009F79CF"/>
    <w:rsid w:val="00A0019B"/>
    <w:rsid w:val="00A00375"/>
    <w:rsid w:val="00A0261C"/>
    <w:rsid w:val="00A0285D"/>
    <w:rsid w:val="00A02879"/>
    <w:rsid w:val="00A02921"/>
    <w:rsid w:val="00A02EF0"/>
    <w:rsid w:val="00A02F28"/>
    <w:rsid w:val="00A035EB"/>
    <w:rsid w:val="00A03876"/>
    <w:rsid w:val="00A04905"/>
    <w:rsid w:val="00A05109"/>
    <w:rsid w:val="00A05BE1"/>
    <w:rsid w:val="00A06D26"/>
    <w:rsid w:val="00A07625"/>
    <w:rsid w:val="00A07BD1"/>
    <w:rsid w:val="00A07E87"/>
    <w:rsid w:val="00A1066B"/>
    <w:rsid w:val="00A10BDD"/>
    <w:rsid w:val="00A10F7E"/>
    <w:rsid w:val="00A11638"/>
    <w:rsid w:val="00A12343"/>
    <w:rsid w:val="00A12C1B"/>
    <w:rsid w:val="00A1306F"/>
    <w:rsid w:val="00A134A7"/>
    <w:rsid w:val="00A13AA2"/>
    <w:rsid w:val="00A13AFA"/>
    <w:rsid w:val="00A13EE7"/>
    <w:rsid w:val="00A14075"/>
    <w:rsid w:val="00A145D8"/>
    <w:rsid w:val="00A14C13"/>
    <w:rsid w:val="00A14D0F"/>
    <w:rsid w:val="00A1537D"/>
    <w:rsid w:val="00A15A8B"/>
    <w:rsid w:val="00A171E5"/>
    <w:rsid w:val="00A21B02"/>
    <w:rsid w:val="00A23316"/>
    <w:rsid w:val="00A23689"/>
    <w:rsid w:val="00A23BC1"/>
    <w:rsid w:val="00A243CD"/>
    <w:rsid w:val="00A24985"/>
    <w:rsid w:val="00A24986"/>
    <w:rsid w:val="00A24D91"/>
    <w:rsid w:val="00A24E70"/>
    <w:rsid w:val="00A251A0"/>
    <w:rsid w:val="00A259AE"/>
    <w:rsid w:val="00A25A59"/>
    <w:rsid w:val="00A263F5"/>
    <w:rsid w:val="00A26DE6"/>
    <w:rsid w:val="00A26E5D"/>
    <w:rsid w:val="00A2720A"/>
    <w:rsid w:val="00A27727"/>
    <w:rsid w:val="00A27D8F"/>
    <w:rsid w:val="00A30779"/>
    <w:rsid w:val="00A308A8"/>
    <w:rsid w:val="00A30F6C"/>
    <w:rsid w:val="00A3197B"/>
    <w:rsid w:val="00A330E2"/>
    <w:rsid w:val="00A33871"/>
    <w:rsid w:val="00A353C3"/>
    <w:rsid w:val="00A357A5"/>
    <w:rsid w:val="00A35870"/>
    <w:rsid w:val="00A37DC5"/>
    <w:rsid w:val="00A404D4"/>
    <w:rsid w:val="00A40BAD"/>
    <w:rsid w:val="00A40C42"/>
    <w:rsid w:val="00A40F13"/>
    <w:rsid w:val="00A414E3"/>
    <w:rsid w:val="00A41DC8"/>
    <w:rsid w:val="00A4286B"/>
    <w:rsid w:val="00A441C5"/>
    <w:rsid w:val="00A442F0"/>
    <w:rsid w:val="00A44BF8"/>
    <w:rsid w:val="00A451C5"/>
    <w:rsid w:val="00A452E7"/>
    <w:rsid w:val="00A457FB"/>
    <w:rsid w:val="00A45BCA"/>
    <w:rsid w:val="00A47075"/>
    <w:rsid w:val="00A47658"/>
    <w:rsid w:val="00A506FB"/>
    <w:rsid w:val="00A50828"/>
    <w:rsid w:val="00A509AA"/>
    <w:rsid w:val="00A5133A"/>
    <w:rsid w:val="00A52BBE"/>
    <w:rsid w:val="00A52D4C"/>
    <w:rsid w:val="00A53199"/>
    <w:rsid w:val="00A53437"/>
    <w:rsid w:val="00A53D09"/>
    <w:rsid w:val="00A53DBD"/>
    <w:rsid w:val="00A53E5A"/>
    <w:rsid w:val="00A546D1"/>
    <w:rsid w:val="00A5512B"/>
    <w:rsid w:val="00A55B05"/>
    <w:rsid w:val="00A568E1"/>
    <w:rsid w:val="00A56A4A"/>
    <w:rsid w:val="00A6062F"/>
    <w:rsid w:val="00A60888"/>
    <w:rsid w:val="00A60909"/>
    <w:rsid w:val="00A61442"/>
    <w:rsid w:val="00A614CA"/>
    <w:rsid w:val="00A61CBB"/>
    <w:rsid w:val="00A62095"/>
    <w:rsid w:val="00A628A2"/>
    <w:rsid w:val="00A62E0F"/>
    <w:rsid w:val="00A63596"/>
    <w:rsid w:val="00A63A7D"/>
    <w:rsid w:val="00A63D04"/>
    <w:rsid w:val="00A64928"/>
    <w:rsid w:val="00A649A7"/>
    <w:rsid w:val="00A6545F"/>
    <w:rsid w:val="00A65669"/>
    <w:rsid w:val="00A65C0A"/>
    <w:rsid w:val="00A668E7"/>
    <w:rsid w:val="00A66AC9"/>
    <w:rsid w:val="00A66CE6"/>
    <w:rsid w:val="00A66FBF"/>
    <w:rsid w:val="00A678BC"/>
    <w:rsid w:val="00A67D8D"/>
    <w:rsid w:val="00A708A7"/>
    <w:rsid w:val="00A70927"/>
    <w:rsid w:val="00A710A4"/>
    <w:rsid w:val="00A7124C"/>
    <w:rsid w:val="00A7126A"/>
    <w:rsid w:val="00A71537"/>
    <w:rsid w:val="00A716A4"/>
    <w:rsid w:val="00A71DFE"/>
    <w:rsid w:val="00A7234C"/>
    <w:rsid w:val="00A72605"/>
    <w:rsid w:val="00A727AA"/>
    <w:rsid w:val="00A7364B"/>
    <w:rsid w:val="00A73650"/>
    <w:rsid w:val="00A74347"/>
    <w:rsid w:val="00A749E5"/>
    <w:rsid w:val="00A74B57"/>
    <w:rsid w:val="00A74E61"/>
    <w:rsid w:val="00A74F0F"/>
    <w:rsid w:val="00A752BE"/>
    <w:rsid w:val="00A752EE"/>
    <w:rsid w:val="00A75EB0"/>
    <w:rsid w:val="00A760A8"/>
    <w:rsid w:val="00A772EE"/>
    <w:rsid w:val="00A773D9"/>
    <w:rsid w:val="00A801AE"/>
    <w:rsid w:val="00A802BE"/>
    <w:rsid w:val="00A81388"/>
    <w:rsid w:val="00A81CC9"/>
    <w:rsid w:val="00A83254"/>
    <w:rsid w:val="00A83595"/>
    <w:rsid w:val="00A85461"/>
    <w:rsid w:val="00A8692B"/>
    <w:rsid w:val="00A87A1B"/>
    <w:rsid w:val="00A87B97"/>
    <w:rsid w:val="00A9062C"/>
    <w:rsid w:val="00A909AE"/>
    <w:rsid w:val="00A90A7F"/>
    <w:rsid w:val="00A91D72"/>
    <w:rsid w:val="00A92117"/>
    <w:rsid w:val="00A925B4"/>
    <w:rsid w:val="00A92664"/>
    <w:rsid w:val="00A9276D"/>
    <w:rsid w:val="00A928E8"/>
    <w:rsid w:val="00A92F53"/>
    <w:rsid w:val="00A93C77"/>
    <w:rsid w:val="00A93C9B"/>
    <w:rsid w:val="00A94755"/>
    <w:rsid w:val="00A949CF"/>
    <w:rsid w:val="00A94D38"/>
    <w:rsid w:val="00A95F77"/>
    <w:rsid w:val="00A960D6"/>
    <w:rsid w:val="00A9721E"/>
    <w:rsid w:val="00A9729D"/>
    <w:rsid w:val="00AA0988"/>
    <w:rsid w:val="00AA0C66"/>
    <w:rsid w:val="00AA135E"/>
    <w:rsid w:val="00AA15D5"/>
    <w:rsid w:val="00AA240A"/>
    <w:rsid w:val="00AA2F42"/>
    <w:rsid w:val="00AA4020"/>
    <w:rsid w:val="00AA40A6"/>
    <w:rsid w:val="00AA4E85"/>
    <w:rsid w:val="00AA59A4"/>
    <w:rsid w:val="00AA6A81"/>
    <w:rsid w:val="00AB09F1"/>
    <w:rsid w:val="00AB0FA3"/>
    <w:rsid w:val="00AB1CF9"/>
    <w:rsid w:val="00AB228D"/>
    <w:rsid w:val="00AB2329"/>
    <w:rsid w:val="00AB24D4"/>
    <w:rsid w:val="00AB39DA"/>
    <w:rsid w:val="00AB3A13"/>
    <w:rsid w:val="00AB42CD"/>
    <w:rsid w:val="00AB45B6"/>
    <w:rsid w:val="00AB4642"/>
    <w:rsid w:val="00AB49A0"/>
    <w:rsid w:val="00AB4C6E"/>
    <w:rsid w:val="00AB5224"/>
    <w:rsid w:val="00AB5292"/>
    <w:rsid w:val="00AB5B52"/>
    <w:rsid w:val="00AB5F4F"/>
    <w:rsid w:val="00AB62F6"/>
    <w:rsid w:val="00AB7283"/>
    <w:rsid w:val="00AB7428"/>
    <w:rsid w:val="00AC0C57"/>
    <w:rsid w:val="00AC15A4"/>
    <w:rsid w:val="00AC17EA"/>
    <w:rsid w:val="00AC3812"/>
    <w:rsid w:val="00AC3ABC"/>
    <w:rsid w:val="00AC4233"/>
    <w:rsid w:val="00AC5055"/>
    <w:rsid w:val="00AC515D"/>
    <w:rsid w:val="00AC5424"/>
    <w:rsid w:val="00AC5826"/>
    <w:rsid w:val="00AC5AA4"/>
    <w:rsid w:val="00AC673D"/>
    <w:rsid w:val="00AC68D7"/>
    <w:rsid w:val="00AC6E18"/>
    <w:rsid w:val="00AC6F84"/>
    <w:rsid w:val="00AC72C6"/>
    <w:rsid w:val="00AC74BB"/>
    <w:rsid w:val="00AC79B4"/>
    <w:rsid w:val="00AC7A03"/>
    <w:rsid w:val="00AC7B32"/>
    <w:rsid w:val="00AD05A1"/>
    <w:rsid w:val="00AD1102"/>
    <w:rsid w:val="00AD11FA"/>
    <w:rsid w:val="00AD1462"/>
    <w:rsid w:val="00AD2CB9"/>
    <w:rsid w:val="00AD2DF4"/>
    <w:rsid w:val="00AD3F33"/>
    <w:rsid w:val="00AD3F67"/>
    <w:rsid w:val="00AD4C58"/>
    <w:rsid w:val="00AD4F73"/>
    <w:rsid w:val="00AD520E"/>
    <w:rsid w:val="00AD5AFA"/>
    <w:rsid w:val="00AD75FC"/>
    <w:rsid w:val="00AD78FB"/>
    <w:rsid w:val="00AE103F"/>
    <w:rsid w:val="00AE1C54"/>
    <w:rsid w:val="00AE1D23"/>
    <w:rsid w:val="00AE3294"/>
    <w:rsid w:val="00AE369D"/>
    <w:rsid w:val="00AE3E46"/>
    <w:rsid w:val="00AE3F3E"/>
    <w:rsid w:val="00AE4546"/>
    <w:rsid w:val="00AE464A"/>
    <w:rsid w:val="00AE4DE6"/>
    <w:rsid w:val="00AE5821"/>
    <w:rsid w:val="00AE5AFE"/>
    <w:rsid w:val="00AE5F00"/>
    <w:rsid w:val="00AE65FA"/>
    <w:rsid w:val="00AE6D39"/>
    <w:rsid w:val="00AE7007"/>
    <w:rsid w:val="00AF060E"/>
    <w:rsid w:val="00AF1048"/>
    <w:rsid w:val="00AF105F"/>
    <w:rsid w:val="00AF1E24"/>
    <w:rsid w:val="00AF25F2"/>
    <w:rsid w:val="00AF31CD"/>
    <w:rsid w:val="00AF350C"/>
    <w:rsid w:val="00AF4AC3"/>
    <w:rsid w:val="00AF5AD7"/>
    <w:rsid w:val="00AF5C7E"/>
    <w:rsid w:val="00AF600C"/>
    <w:rsid w:val="00AF6A8B"/>
    <w:rsid w:val="00AF6F0D"/>
    <w:rsid w:val="00AF7459"/>
    <w:rsid w:val="00AF7616"/>
    <w:rsid w:val="00AF7D8E"/>
    <w:rsid w:val="00B00145"/>
    <w:rsid w:val="00B002A0"/>
    <w:rsid w:val="00B009F5"/>
    <w:rsid w:val="00B00E5A"/>
    <w:rsid w:val="00B01A06"/>
    <w:rsid w:val="00B020BC"/>
    <w:rsid w:val="00B022A8"/>
    <w:rsid w:val="00B02620"/>
    <w:rsid w:val="00B027A6"/>
    <w:rsid w:val="00B035A7"/>
    <w:rsid w:val="00B0510E"/>
    <w:rsid w:val="00B0521F"/>
    <w:rsid w:val="00B05873"/>
    <w:rsid w:val="00B062CB"/>
    <w:rsid w:val="00B0777D"/>
    <w:rsid w:val="00B104A3"/>
    <w:rsid w:val="00B112C2"/>
    <w:rsid w:val="00B123D6"/>
    <w:rsid w:val="00B1298F"/>
    <w:rsid w:val="00B155F9"/>
    <w:rsid w:val="00B15899"/>
    <w:rsid w:val="00B15945"/>
    <w:rsid w:val="00B15F37"/>
    <w:rsid w:val="00B16DF4"/>
    <w:rsid w:val="00B175A1"/>
    <w:rsid w:val="00B177FE"/>
    <w:rsid w:val="00B17DB1"/>
    <w:rsid w:val="00B17E27"/>
    <w:rsid w:val="00B201D8"/>
    <w:rsid w:val="00B202A4"/>
    <w:rsid w:val="00B20549"/>
    <w:rsid w:val="00B2079A"/>
    <w:rsid w:val="00B20818"/>
    <w:rsid w:val="00B20823"/>
    <w:rsid w:val="00B20C8D"/>
    <w:rsid w:val="00B21220"/>
    <w:rsid w:val="00B21984"/>
    <w:rsid w:val="00B21D27"/>
    <w:rsid w:val="00B2246F"/>
    <w:rsid w:val="00B2257F"/>
    <w:rsid w:val="00B22CF7"/>
    <w:rsid w:val="00B22D82"/>
    <w:rsid w:val="00B230F2"/>
    <w:rsid w:val="00B236E3"/>
    <w:rsid w:val="00B23968"/>
    <w:rsid w:val="00B240A7"/>
    <w:rsid w:val="00B2412A"/>
    <w:rsid w:val="00B24BB3"/>
    <w:rsid w:val="00B24C8A"/>
    <w:rsid w:val="00B25DEE"/>
    <w:rsid w:val="00B25FE0"/>
    <w:rsid w:val="00B26CAD"/>
    <w:rsid w:val="00B2711C"/>
    <w:rsid w:val="00B30084"/>
    <w:rsid w:val="00B3023C"/>
    <w:rsid w:val="00B322B4"/>
    <w:rsid w:val="00B322C8"/>
    <w:rsid w:val="00B325D4"/>
    <w:rsid w:val="00B330E2"/>
    <w:rsid w:val="00B33C4C"/>
    <w:rsid w:val="00B33C53"/>
    <w:rsid w:val="00B34521"/>
    <w:rsid w:val="00B34A83"/>
    <w:rsid w:val="00B35FF1"/>
    <w:rsid w:val="00B36ABC"/>
    <w:rsid w:val="00B36CBB"/>
    <w:rsid w:val="00B37126"/>
    <w:rsid w:val="00B37E1B"/>
    <w:rsid w:val="00B401B4"/>
    <w:rsid w:val="00B402C3"/>
    <w:rsid w:val="00B40619"/>
    <w:rsid w:val="00B4086C"/>
    <w:rsid w:val="00B408B6"/>
    <w:rsid w:val="00B415EB"/>
    <w:rsid w:val="00B41A94"/>
    <w:rsid w:val="00B427CF"/>
    <w:rsid w:val="00B42E16"/>
    <w:rsid w:val="00B435EF"/>
    <w:rsid w:val="00B445EF"/>
    <w:rsid w:val="00B44628"/>
    <w:rsid w:val="00B449FC"/>
    <w:rsid w:val="00B44F08"/>
    <w:rsid w:val="00B44F99"/>
    <w:rsid w:val="00B458F5"/>
    <w:rsid w:val="00B46B6C"/>
    <w:rsid w:val="00B50D88"/>
    <w:rsid w:val="00B51384"/>
    <w:rsid w:val="00B5178B"/>
    <w:rsid w:val="00B51802"/>
    <w:rsid w:val="00B51E15"/>
    <w:rsid w:val="00B52993"/>
    <w:rsid w:val="00B52C09"/>
    <w:rsid w:val="00B52CD4"/>
    <w:rsid w:val="00B53F1B"/>
    <w:rsid w:val="00B5470E"/>
    <w:rsid w:val="00B54A37"/>
    <w:rsid w:val="00B54BBA"/>
    <w:rsid w:val="00B5511F"/>
    <w:rsid w:val="00B5606E"/>
    <w:rsid w:val="00B56D76"/>
    <w:rsid w:val="00B56E67"/>
    <w:rsid w:val="00B579F4"/>
    <w:rsid w:val="00B610B1"/>
    <w:rsid w:val="00B61429"/>
    <w:rsid w:val="00B618CD"/>
    <w:rsid w:val="00B62085"/>
    <w:rsid w:val="00B62E6A"/>
    <w:rsid w:val="00B62F10"/>
    <w:rsid w:val="00B63014"/>
    <w:rsid w:val="00B63240"/>
    <w:rsid w:val="00B63A9B"/>
    <w:rsid w:val="00B642A8"/>
    <w:rsid w:val="00B645B8"/>
    <w:rsid w:val="00B6474C"/>
    <w:rsid w:val="00B64AED"/>
    <w:rsid w:val="00B6548B"/>
    <w:rsid w:val="00B6622C"/>
    <w:rsid w:val="00B662AC"/>
    <w:rsid w:val="00B6679F"/>
    <w:rsid w:val="00B66939"/>
    <w:rsid w:val="00B71074"/>
    <w:rsid w:val="00B714AF"/>
    <w:rsid w:val="00B720E5"/>
    <w:rsid w:val="00B7286F"/>
    <w:rsid w:val="00B72A2D"/>
    <w:rsid w:val="00B72FA3"/>
    <w:rsid w:val="00B741BA"/>
    <w:rsid w:val="00B74463"/>
    <w:rsid w:val="00B747D0"/>
    <w:rsid w:val="00B74A9D"/>
    <w:rsid w:val="00B74B70"/>
    <w:rsid w:val="00B74D55"/>
    <w:rsid w:val="00B75358"/>
    <w:rsid w:val="00B756E5"/>
    <w:rsid w:val="00B764D3"/>
    <w:rsid w:val="00B76D15"/>
    <w:rsid w:val="00B76EF4"/>
    <w:rsid w:val="00B77046"/>
    <w:rsid w:val="00B77FC5"/>
    <w:rsid w:val="00B8016E"/>
    <w:rsid w:val="00B818E4"/>
    <w:rsid w:val="00B8197F"/>
    <w:rsid w:val="00B81B71"/>
    <w:rsid w:val="00B82D27"/>
    <w:rsid w:val="00B846CF"/>
    <w:rsid w:val="00B85C4D"/>
    <w:rsid w:val="00B86DB4"/>
    <w:rsid w:val="00B87050"/>
    <w:rsid w:val="00B8743E"/>
    <w:rsid w:val="00B87795"/>
    <w:rsid w:val="00B87C50"/>
    <w:rsid w:val="00B9087E"/>
    <w:rsid w:val="00B909A6"/>
    <w:rsid w:val="00B915A1"/>
    <w:rsid w:val="00B915C8"/>
    <w:rsid w:val="00B91B01"/>
    <w:rsid w:val="00B920AA"/>
    <w:rsid w:val="00B923EB"/>
    <w:rsid w:val="00B93606"/>
    <w:rsid w:val="00B93FA4"/>
    <w:rsid w:val="00B960AD"/>
    <w:rsid w:val="00B96D94"/>
    <w:rsid w:val="00B970C1"/>
    <w:rsid w:val="00B972EC"/>
    <w:rsid w:val="00B97A99"/>
    <w:rsid w:val="00B97D3F"/>
    <w:rsid w:val="00BA00DB"/>
    <w:rsid w:val="00BA0264"/>
    <w:rsid w:val="00BA06F7"/>
    <w:rsid w:val="00BA0B7E"/>
    <w:rsid w:val="00BA1401"/>
    <w:rsid w:val="00BA1981"/>
    <w:rsid w:val="00BA32C8"/>
    <w:rsid w:val="00BA3391"/>
    <w:rsid w:val="00BA33AD"/>
    <w:rsid w:val="00BA367B"/>
    <w:rsid w:val="00BA43E0"/>
    <w:rsid w:val="00BA61D8"/>
    <w:rsid w:val="00BA63E5"/>
    <w:rsid w:val="00BA68DF"/>
    <w:rsid w:val="00BA6992"/>
    <w:rsid w:val="00BA6A37"/>
    <w:rsid w:val="00BB089C"/>
    <w:rsid w:val="00BB131A"/>
    <w:rsid w:val="00BB1E77"/>
    <w:rsid w:val="00BB2077"/>
    <w:rsid w:val="00BB26DA"/>
    <w:rsid w:val="00BB2EA2"/>
    <w:rsid w:val="00BB4117"/>
    <w:rsid w:val="00BB43D8"/>
    <w:rsid w:val="00BB611C"/>
    <w:rsid w:val="00BC0737"/>
    <w:rsid w:val="00BC10D9"/>
    <w:rsid w:val="00BC1C07"/>
    <w:rsid w:val="00BC22F0"/>
    <w:rsid w:val="00BC24DE"/>
    <w:rsid w:val="00BC2A05"/>
    <w:rsid w:val="00BC2A51"/>
    <w:rsid w:val="00BC2B15"/>
    <w:rsid w:val="00BC33B6"/>
    <w:rsid w:val="00BC42CF"/>
    <w:rsid w:val="00BC5186"/>
    <w:rsid w:val="00BC7306"/>
    <w:rsid w:val="00BC75D5"/>
    <w:rsid w:val="00BC7613"/>
    <w:rsid w:val="00BD0087"/>
    <w:rsid w:val="00BD0B4B"/>
    <w:rsid w:val="00BD0CB1"/>
    <w:rsid w:val="00BD12E8"/>
    <w:rsid w:val="00BD1980"/>
    <w:rsid w:val="00BD1B26"/>
    <w:rsid w:val="00BD1B4A"/>
    <w:rsid w:val="00BD20A4"/>
    <w:rsid w:val="00BD21E7"/>
    <w:rsid w:val="00BD2404"/>
    <w:rsid w:val="00BD2B29"/>
    <w:rsid w:val="00BD3666"/>
    <w:rsid w:val="00BD3C87"/>
    <w:rsid w:val="00BD4222"/>
    <w:rsid w:val="00BD439F"/>
    <w:rsid w:val="00BD43D8"/>
    <w:rsid w:val="00BD47DE"/>
    <w:rsid w:val="00BD5529"/>
    <w:rsid w:val="00BD5932"/>
    <w:rsid w:val="00BD5B13"/>
    <w:rsid w:val="00BD670A"/>
    <w:rsid w:val="00BD670C"/>
    <w:rsid w:val="00BD6F56"/>
    <w:rsid w:val="00BD7656"/>
    <w:rsid w:val="00BD7784"/>
    <w:rsid w:val="00BD7F0D"/>
    <w:rsid w:val="00BE1246"/>
    <w:rsid w:val="00BE19B7"/>
    <w:rsid w:val="00BE210F"/>
    <w:rsid w:val="00BE3062"/>
    <w:rsid w:val="00BE3256"/>
    <w:rsid w:val="00BE33ED"/>
    <w:rsid w:val="00BE40B0"/>
    <w:rsid w:val="00BF073C"/>
    <w:rsid w:val="00BF1957"/>
    <w:rsid w:val="00BF2693"/>
    <w:rsid w:val="00BF2707"/>
    <w:rsid w:val="00BF2B48"/>
    <w:rsid w:val="00BF318E"/>
    <w:rsid w:val="00BF3559"/>
    <w:rsid w:val="00BF36D1"/>
    <w:rsid w:val="00BF3D49"/>
    <w:rsid w:val="00BF4211"/>
    <w:rsid w:val="00BF4319"/>
    <w:rsid w:val="00BF45D5"/>
    <w:rsid w:val="00BF5D4C"/>
    <w:rsid w:val="00C005BF"/>
    <w:rsid w:val="00C006AF"/>
    <w:rsid w:val="00C009E8"/>
    <w:rsid w:val="00C00AD6"/>
    <w:rsid w:val="00C00E0F"/>
    <w:rsid w:val="00C01456"/>
    <w:rsid w:val="00C01B1A"/>
    <w:rsid w:val="00C0299E"/>
    <w:rsid w:val="00C029B1"/>
    <w:rsid w:val="00C02A14"/>
    <w:rsid w:val="00C02DE5"/>
    <w:rsid w:val="00C034ED"/>
    <w:rsid w:val="00C03896"/>
    <w:rsid w:val="00C03CEE"/>
    <w:rsid w:val="00C041CA"/>
    <w:rsid w:val="00C0453F"/>
    <w:rsid w:val="00C04869"/>
    <w:rsid w:val="00C04A68"/>
    <w:rsid w:val="00C05BBC"/>
    <w:rsid w:val="00C06026"/>
    <w:rsid w:val="00C068BE"/>
    <w:rsid w:val="00C06B38"/>
    <w:rsid w:val="00C07981"/>
    <w:rsid w:val="00C07BA6"/>
    <w:rsid w:val="00C1062C"/>
    <w:rsid w:val="00C10720"/>
    <w:rsid w:val="00C11263"/>
    <w:rsid w:val="00C117F4"/>
    <w:rsid w:val="00C11D72"/>
    <w:rsid w:val="00C12670"/>
    <w:rsid w:val="00C12918"/>
    <w:rsid w:val="00C13214"/>
    <w:rsid w:val="00C13C01"/>
    <w:rsid w:val="00C14158"/>
    <w:rsid w:val="00C1420E"/>
    <w:rsid w:val="00C14BF2"/>
    <w:rsid w:val="00C16054"/>
    <w:rsid w:val="00C1635A"/>
    <w:rsid w:val="00C16B19"/>
    <w:rsid w:val="00C17586"/>
    <w:rsid w:val="00C176B7"/>
    <w:rsid w:val="00C17878"/>
    <w:rsid w:val="00C17CB4"/>
    <w:rsid w:val="00C208C1"/>
    <w:rsid w:val="00C2124A"/>
    <w:rsid w:val="00C215FE"/>
    <w:rsid w:val="00C216FE"/>
    <w:rsid w:val="00C22ABA"/>
    <w:rsid w:val="00C23785"/>
    <w:rsid w:val="00C2462B"/>
    <w:rsid w:val="00C267EE"/>
    <w:rsid w:val="00C26920"/>
    <w:rsid w:val="00C269B5"/>
    <w:rsid w:val="00C26E22"/>
    <w:rsid w:val="00C27BD2"/>
    <w:rsid w:val="00C3013C"/>
    <w:rsid w:val="00C305AE"/>
    <w:rsid w:val="00C306FE"/>
    <w:rsid w:val="00C30780"/>
    <w:rsid w:val="00C31882"/>
    <w:rsid w:val="00C33824"/>
    <w:rsid w:val="00C34EE1"/>
    <w:rsid w:val="00C34F90"/>
    <w:rsid w:val="00C3629D"/>
    <w:rsid w:val="00C36CD9"/>
    <w:rsid w:val="00C404A7"/>
    <w:rsid w:val="00C40521"/>
    <w:rsid w:val="00C41C1B"/>
    <w:rsid w:val="00C41FD4"/>
    <w:rsid w:val="00C421F7"/>
    <w:rsid w:val="00C42478"/>
    <w:rsid w:val="00C424A9"/>
    <w:rsid w:val="00C42AB8"/>
    <w:rsid w:val="00C4331D"/>
    <w:rsid w:val="00C43748"/>
    <w:rsid w:val="00C43D58"/>
    <w:rsid w:val="00C43E25"/>
    <w:rsid w:val="00C443BA"/>
    <w:rsid w:val="00C444E9"/>
    <w:rsid w:val="00C46244"/>
    <w:rsid w:val="00C46783"/>
    <w:rsid w:val="00C468DA"/>
    <w:rsid w:val="00C471EC"/>
    <w:rsid w:val="00C471F3"/>
    <w:rsid w:val="00C50579"/>
    <w:rsid w:val="00C50974"/>
    <w:rsid w:val="00C50AB0"/>
    <w:rsid w:val="00C5155D"/>
    <w:rsid w:val="00C51F53"/>
    <w:rsid w:val="00C525DF"/>
    <w:rsid w:val="00C52782"/>
    <w:rsid w:val="00C52FB3"/>
    <w:rsid w:val="00C532EA"/>
    <w:rsid w:val="00C53384"/>
    <w:rsid w:val="00C547D3"/>
    <w:rsid w:val="00C54CCA"/>
    <w:rsid w:val="00C552E2"/>
    <w:rsid w:val="00C55317"/>
    <w:rsid w:val="00C55932"/>
    <w:rsid w:val="00C55DDB"/>
    <w:rsid w:val="00C5628E"/>
    <w:rsid w:val="00C56755"/>
    <w:rsid w:val="00C56954"/>
    <w:rsid w:val="00C57730"/>
    <w:rsid w:val="00C60051"/>
    <w:rsid w:val="00C60863"/>
    <w:rsid w:val="00C60A4F"/>
    <w:rsid w:val="00C60B8C"/>
    <w:rsid w:val="00C617CB"/>
    <w:rsid w:val="00C6205C"/>
    <w:rsid w:val="00C621E9"/>
    <w:rsid w:val="00C63D1F"/>
    <w:rsid w:val="00C64310"/>
    <w:rsid w:val="00C655CE"/>
    <w:rsid w:val="00C657C7"/>
    <w:rsid w:val="00C65A02"/>
    <w:rsid w:val="00C65C00"/>
    <w:rsid w:val="00C701B7"/>
    <w:rsid w:val="00C7066E"/>
    <w:rsid w:val="00C709F4"/>
    <w:rsid w:val="00C710E3"/>
    <w:rsid w:val="00C724A6"/>
    <w:rsid w:val="00C7318A"/>
    <w:rsid w:val="00C732C6"/>
    <w:rsid w:val="00C734BE"/>
    <w:rsid w:val="00C73CA9"/>
    <w:rsid w:val="00C741AD"/>
    <w:rsid w:val="00C7465E"/>
    <w:rsid w:val="00C75828"/>
    <w:rsid w:val="00C7607B"/>
    <w:rsid w:val="00C7663C"/>
    <w:rsid w:val="00C80CF3"/>
    <w:rsid w:val="00C81014"/>
    <w:rsid w:val="00C812F8"/>
    <w:rsid w:val="00C81357"/>
    <w:rsid w:val="00C829D0"/>
    <w:rsid w:val="00C829E9"/>
    <w:rsid w:val="00C84A7B"/>
    <w:rsid w:val="00C84AB5"/>
    <w:rsid w:val="00C8502E"/>
    <w:rsid w:val="00C8534B"/>
    <w:rsid w:val="00C853E1"/>
    <w:rsid w:val="00C858E3"/>
    <w:rsid w:val="00C85F84"/>
    <w:rsid w:val="00C869B0"/>
    <w:rsid w:val="00C906FB"/>
    <w:rsid w:val="00C90F80"/>
    <w:rsid w:val="00C91E24"/>
    <w:rsid w:val="00C925BC"/>
    <w:rsid w:val="00C92C8D"/>
    <w:rsid w:val="00C92F34"/>
    <w:rsid w:val="00C942C3"/>
    <w:rsid w:val="00C9446E"/>
    <w:rsid w:val="00C958B9"/>
    <w:rsid w:val="00C965C7"/>
    <w:rsid w:val="00C96B72"/>
    <w:rsid w:val="00C96CAA"/>
    <w:rsid w:val="00C970DF"/>
    <w:rsid w:val="00C97B21"/>
    <w:rsid w:val="00CA054D"/>
    <w:rsid w:val="00CA08F0"/>
    <w:rsid w:val="00CA1A10"/>
    <w:rsid w:val="00CA2256"/>
    <w:rsid w:val="00CA2635"/>
    <w:rsid w:val="00CA27CE"/>
    <w:rsid w:val="00CA2E1C"/>
    <w:rsid w:val="00CA37E9"/>
    <w:rsid w:val="00CA3F7C"/>
    <w:rsid w:val="00CA4CC0"/>
    <w:rsid w:val="00CA5A38"/>
    <w:rsid w:val="00CA5E52"/>
    <w:rsid w:val="00CA7678"/>
    <w:rsid w:val="00CA76EC"/>
    <w:rsid w:val="00CA79F6"/>
    <w:rsid w:val="00CB022D"/>
    <w:rsid w:val="00CB0D63"/>
    <w:rsid w:val="00CB12C7"/>
    <w:rsid w:val="00CB1E9B"/>
    <w:rsid w:val="00CB318C"/>
    <w:rsid w:val="00CB32CB"/>
    <w:rsid w:val="00CB41D6"/>
    <w:rsid w:val="00CB4843"/>
    <w:rsid w:val="00CB4BA3"/>
    <w:rsid w:val="00CB576D"/>
    <w:rsid w:val="00CB69E7"/>
    <w:rsid w:val="00CB788B"/>
    <w:rsid w:val="00CC0AC6"/>
    <w:rsid w:val="00CC0E0A"/>
    <w:rsid w:val="00CC1E6F"/>
    <w:rsid w:val="00CC2650"/>
    <w:rsid w:val="00CC2DB5"/>
    <w:rsid w:val="00CC4F52"/>
    <w:rsid w:val="00CC5C52"/>
    <w:rsid w:val="00CC5C9C"/>
    <w:rsid w:val="00CC5F7C"/>
    <w:rsid w:val="00CC617C"/>
    <w:rsid w:val="00CC61FF"/>
    <w:rsid w:val="00CC6ADA"/>
    <w:rsid w:val="00CC7603"/>
    <w:rsid w:val="00CD11BA"/>
    <w:rsid w:val="00CD1BF8"/>
    <w:rsid w:val="00CD1C35"/>
    <w:rsid w:val="00CD1EEC"/>
    <w:rsid w:val="00CD2299"/>
    <w:rsid w:val="00CD2BB4"/>
    <w:rsid w:val="00CD3073"/>
    <w:rsid w:val="00CD353A"/>
    <w:rsid w:val="00CD3C7E"/>
    <w:rsid w:val="00CD5C2A"/>
    <w:rsid w:val="00CD5C8B"/>
    <w:rsid w:val="00CD5EEE"/>
    <w:rsid w:val="00CD69FE"/>
    <w:rsid w:val="00CD6A47"/>
    <w:rsid w:val="00CD6D60"/>
    <w:rsid w:val="00CE0208"/>
    <w:rsid w:val="00CE0AA6"/>
    <w:rsid w:val="00CE18F6"/>
    <w:rsid w:val="00CE3875"/>
    <w:rsid w:val="00CE4838"/>
    <w:rsid w:val="00CE4D80"/>
    <w:rsid w:val="00CE673F"/>
    <w:rsid w:val="00CE6F9E"/>
    <w:rsid w:val="00CE7003"/>
    <w:rsid w:val="00CE73CE"/>
    <w:rsid w:val="00CE7509"/>
    <w:rsid w:val="00CE7B3A"/>
    <w:rsid w:val="00CF1577"/>
    <w:rsid w:val="00CF1927"/>
    <w:rsid w:val="00CF1D13"/>
    <w:rsid w:val="00CF3572"/>
    <w:rsid w:val="00CF3852"/>
    <w:rsid w:val="00CF3A51"/>
    <w:rsid w:val="00CF5504"/>
    <w:rsid w:val="00CF6631"/>
    <w:rsid w:val="00CF6F22"/>
    <w:rsid w:val="00CF70FE"/>
    <w:rsid w:val="00CF72B8"/>
    <w:rsid w:val="00CF7B22"/>
    <w:rsid w:val="00D00503"/>
    <w:rsid w:val="00D00EE2"/>
    <w:rsid w:val="00D017C5"/>
    <w:rsid w:val="00D02176"/>
    <w:rsid w:val="00D021C1"/>
    <w:rsid w:val="00D028D5"/>
    <w:rsid w:val="00D02BD2"/>
    <w:rsid w:val="00D02C9E"/>
    <w:rsid w:val="00D03731"/>
    <w:rsid w:val="00D0569D"/>
    <w:rsid w:val="00D066A3"/>
    <w:rsid w:val="00D074FF"/>
    <w:rsid w:val="00D07FD5"/>
    <w:rsid w:val="00D10877"/>
    <w:rsid w:val="00D1167F"/>
    <w:rsid w:val="00D136E5"/>
    <w:rsid w:val="00D13884"/>
    <w:rsid w:val="00D147DE"/>
    <w:rsid w:val="00D149C4"/>
    <w:rsid w:val="00D14F08"/>
    <w:rsid w:val="00D15110"/>
    <w:rsid w:val="00D15CC0"/>
    <w:rsid w:val="00D1645D"/>
    <w:rsid w:val="00D1688A"/>
    <w:rsid w:val="00D168A9"/>
    <w:rsid w:val="00D16BDC"/>
    <w:rsid w:val="00D16FA7"/>
    <w:rsid w:val="00D1705A"/>
    <w:rsid w:val="00D175E6"/>
    <w:rsid w:val="00D177E9"/>
    <w:rsid w:val="00D17E6D"/>
    <w:rsid w:val="00D205C6"/>
    <w:rsid w:val="00D20627"/>
    <w:rsid w:val="00D20F43"/>
    <w:rsid w:val="00D216BD"/>
    <w:rsid w:val="00D216F8"/>
    <w:rsid w:val="00D217A3"/>
    <w:rsid w:val="00D22993"/>
    <w:rsid w:val="00D22DB5"/>
    <w:rsid w:val="00D234CA"/>
    <w:rsid w:val="00D23BF7"/>
    <w:rsid w:val="00D23EC7"/>
    <w:rsid w:val="00D252B4"/>
    <w:rsid w:val="00D252FC"/>
    <w:rsid w:val="00D2540C"/>
    <w:rsid w:val="00D25797"/>
    <w:rsid w:val="00D264BF"/>
    <w:rsid w:val="00D269CB"/>
    <w:rsid w:val="00D26C16"/>
    <w:rsid w:val="00D27715"/>
    <w:rsid w:val="00D27759"/>
    <w:rsid w:val="00D27B9D"/>
    <w:rsid w:val="00D3097D"/>
    <w:rsid w:val="00D31FD2"/>
    <w:rsid w:val="00D34A17"/>
    <w:rsid w:val="00D34C26"/>
    <w:rsid w:val="00D350EA"/>
    <w:rsid w:val="00D36FEF"/>
    <w:rsid w:val="00D37ACC"/>
    <w:rsid w:val="00D4075D"/>
    <w:rsid w:val="00D41D61"/>
    <w:rsid w:val="00D42562"/>
    <w:rsid w:val="00D43C85"/>
    <w:rsid w:val="00D44CD0"/>
    <w:rsid w:val="00D45699"/>
    <w:rsid w:val="00D457C3"/>
    <w:rsid w:val="00D459F9"/>
    <w:rsid w:val="00D45A08"/>
    <w:rsid w:val="00D47543"/>
    <w:rsid w:val="00D47E0C"/>
    <w:rsid w:val="00D504DF"/>
    <w:rsid w:val="00D50F0E"/>
    <w:rsid w:val="00D51A08"/>
    <w:rsid w:val="00D51ADF"/>
    <w:rsid w:val="00D535CF"/>
    <w:rsid w:val="00D54878"/>
    <w:rsid w:val="00D550ED"/>
    <w:rsid w:val="00D55B0D"/>
    <w:rsid w:val="00D55FEC"/>
    <w:rsid w:val="00D5616D"/>
    <w:rsid w:val="00D562E3"/>
    <w:rsid w:val="00D56858"/>
    <w:rsid w:val="00D57423"/>
    <w:rsid w:val="00D57525"/>
    <w:rsid w:val="00D57719"/>
    <w:rsid w:val="00D57AFB"/>
    <w:rsid w:val="00D57BB6"/>
    <w:rsid w:val="00D600A1"/>
    <w:rsid w:val="00D6066D"/>
    <w:rsid w:val="00D60681"/>
    <w:rsid w:val="00D614DA"/>
    <w:rsid w:val="00D619FC"/>
    <w:rsid w:val="00D6202C"/>
    <w:rsid w:val="00D626DC"/>
    <w:rsid w:val="00D62778"/>
    <w:rsid w:val="00D627D8"/>
    <w:rsid w:val="00D6308D"/>
    <w:rsid w:val="00D632E1"/>
    <w:rsid w:val="00D6367B"/>
    <w:rsid w:val="00D64995"/>
    <w:rsid w:val="00D64F6D"/>
    <w:rsid w:val="00D65BB8"/>
    <w:rsid w:val="00D65D07"/>
    <w:rsid w:val="00D66568"/>
    <w:rsid w:val="00D66BF1"/>
    <w:rsid w:val="00D677E7"/>
    <w:rsid w:val="00D67894"/>
    <w:rsid w:val="00D6794F"/>
    <w:rsid w:val="00D67AC8"/>
    <w:rsid w:val="00D67C2F"/>
    <w:rsid w:val="00D71822"/>
    <w:rsid w:val="00D726EC"/>
    <w:rsid w:val="00D72A4F"/>
    <w:rsid w:val="00D72C53"/>
    <w:rsid w:val="00D731A4"/>
    <w:rsid w:val="00D73696"/>
    <w:rsid w:val="00D73E63"/>
    <w:rsid w:val="00D74F96"/>
    <w:rsid w:val="00D751E5"/>
    <w:rsid w:val="00D75757"/>
    <w:rsid w:val="00D76013"/>
    <w:rsid w:val="00D763BD"/>
    <w:rsid w:val="00D76D5E"/>
    <w:rsid w:val="00D76D9B"/>
    <w:rsid w:val="00D776C4"/>
    <w:rsid w:val="00D77F68"/>
    <w:rsid w:val="00D800A7"/>
    <w:rsid w:val="00D80B74"/>
    <w:rsid w:val="00D80FF4"/>
    <w:rsid w:val="00D817F4"/>
    <w:rsid w:val="00D82421"/>
    <w:rsid w:val="00D82B54"/>
    <w:rsid w:val="00D8346B"/>
    <w:rsid w:val="00D83F38"/>
    <w:rsid w:val="00D8470A"/>
    <w:rsid w:val="00D86754"/>
    <w:rsid w:val="00D867B8"/>
    <w:rsid w:val="00D869F9"/>
    <w:rsid w:val="00D9047B"/>
    <w:rsid w:val="00D906E7"/>
    <w:rsid w:val="00D9188A"/>
    <w:rsid w:val="00D91C45"/>
    <w:rsid w:val="00D91D2C"/>
    <w:rsid w:val="00D922E7"/>
    <w:rsid w:val="00D9243C"/>
    <w:rsid w:val="00D92594"/>
    <w:rsid w:val="00D92BFA"/>
    <w:rsid w:val="00D94122"/>
    <w:rsid w:val="00D94563"/>
    <w:rsid w:val="00D945C0"/>
    <w:rsid w:val="00D94AF4"/>
    <w:rsid w:val="00D96250"/>
    <w:rsid w:val="00D96979"/>
    <w:rsid w:val="00D969F2"/>
    <w:rsid w:val="00D975C1"/>
    <w:rsid w:val="00D976E8"/>
    <w:rsid w:val="00D97B98"/>
    <w:rsid w:val="00DA0E00"/>
    <w:rsid w:val="00DA1CDE"/>
    <w:rsid w:val="00DA2FB3"/>
    <w:rsid w:val="00DA3577"/>
    <w:rsid w:val="00DA40B4"/>
    <w:rsid w:val="00DA4153"/>
    <w:rsid w:val="00DA4E5D"/>
    <w:rsid w:val="00DA5C2B"/>
    <w:rsid w:val="00DA786F"/>
    <w:rsid w:val="00DB10B9"/>
    <w:rsid w:val="00DB19CA"/>
    <w:rsid w:val="00DB1A56"/>
    <w:rsid w:val="00DB1F5A"/>
    <w:rsid w:val="00DB21F1"/>
    <w:rsid w:val="00DB334F"/>
    <w:rsid w:val="00DB35FF"/>
    <w:rsid w:val="00DB36F0"/>
    <w:rsid w:val="00DB4081"/>
    <w:rsid w:val="00DB5D1D"/>
    <w:rsid w:val="00DB61E6"/>
    <w:rsid w:val="00DB63F1"/>
    <w:rsid w:val="00DB6B8D"/>
    <w:rsid w:val="00DB6B98"/>
    <w:rsid w:val="00DB7EC5"/>
    <w:rsid w:val="00DC19C5"/>
    <w:rsid w:val="00DC20D6"/>
    <w:rsid w:val="00DC2262"/>
    <w:rsid w:val="00DC230A"/>
    <w:rsid w:val="00DC25C3"/>
    <w:rsid w:val="00DC3B33"/>
    <w:rsid w:val="00DC3BC0"/>
    <w:rsid w:val="00DC3CEF"/>
    <w:rsid w:val="00DC441E"/>
    <w:rsid w:val="00DC5348"/>
    <w:rsid w:val="00DC5A2D"/>
    <w:rsid w:val="00DD04F2"/>
    <w:rsid w:val="00DD0895"/>
    <w:rsid w:val="00DD0D56"/>
    <w:rsid w:val="00DD1524"/>
    <w:rsid w:val="00DD21B1"/>
    <w:rsid w:val="00DD22D8"/>
    <w:rsid w:val="00DD282E"/>
    <w:rsid w:val="00DD3D3F"/>
    <w:rsid w:val="00DD423A"/>
    <w:rsid w:val="00DD4859"/>
    <w:rsid w:val="00DD4AD3"/>
    <w:rsid w:val="00DD5109"/>
    <w:rsid w:val="00DD526D"/>
    <w:rsid w:val="00DD53FA"/>
    <w:rsid w:val="00DD540E"/>
    <w:rsid w:val="00DD55E2"/>
    <w:rsid w:val="00DD5676"/>
    <w:rsid w:val="00DE0EF1"/>
    <w:rsid w:val="00DE1293"/>
    <w:rsid w:val="00DE14F4"/>
    <w:rsid w:val="00DE1DED"/>
    <w:rsid w:val="00DE3039"/>
    <w:rsid w:val="00DE367A"/>
    <w:rsid w:val="00DE3C19"/>
    <w:rsid w:val="00DE3F9A"/>
    <w:rsid w:val="00DE4676"/>
    <w:rsid w:val="00DE4F91"/>
    <w:rsid w:val="00DE5178"/>
    <w:rsid w:val="00DE54FD"/>
    <w:rsid w:val="00DE5FBC"/>
    <w:rsid w:val="00DE6232"/>
    <w:rsid w:val="00DE6C7F"/>
    <w:rsid w:val="00DE6F6C"/>
    <w:rsid w:val="00DE7C54"/>
    <w:rsid w:val="00DF0164"/>
    <w:rsid w:val="00DF08FD"/>
    <w:rsid w:val="00DF0D94"/>
    <w:rsid w:val="00DF10EC"/>
    <w:rsid w:val="00DF1243"/>
    <w:rsid w:val="00DF13F4"/>
    <w:rsid w:val="00DF2BF0"/>
    <w:rsid w:val="00DF2D5F"/>
    <w:rsid w:val="00DF2F2A"/>
    <w:rsid w:val="00DF31CD"/>
    <w:rsid w:val="00DF4769"/>
    <w:rsid w:val="00DF4EFA"/>
    <w:rsid w:val="00DF59A1"/>
    <w:rsid w:val="00DF65DF"/>
    <w:rsid w:val="00DF66DF"/>
    <w:rsid w:val="00DF71D3"/>
    <w:rsid w:val="00DF7E2D"/>
    <w:rsid w:val="00E0054F"/>
    <w:rsid w:val="00E00C73"/>
    <w:rsid w:val="00E01AD0"/>
    <w:rsid w:val="00E03164"/>
    <w:rsid w:val="00E03D93"/>
    <w:rsid w:val="00E04B1A"/>
    <w:rsid w:val="00E04DCD"/>
    <w:rsid w:val="00E050B7"/>
    <w:rsid w:val="00E06B8D"/>
    <w:rsid w:val="00E1044D"/>
    <w:rsid w:val="00E106F9"/>
    <w:rsid w:val="00E110A9"/>
    <w:rsid w:val="00E115F3"/>
    <w:rsid w:val="00E11705"/>
    <w:rsid w:val="00E1220E"/>
    <w:rsid w:val="00E12C2B"/>
    <w:rsid w:val="00E136B4"/>
    <w:rsid w:val="00E1402F"/>
    <w:rsid w:val="00E15DC6"/>
    <w:rsid w:val="00E15E02"/>
    <w:rsid w:val="00E15EEC"/>
    <w:rsid w:val="00E16256"/>
    <w:rsid w:val="00E167F3"/>
    <w:rsid w:val="00E16C0A"/>
    <w:rsid w:val="00E16E79"/>
    <w:rsid w:val="00E16FA0"/>
    <w:rsid w:val="00E22949"/>
    <w:rsid w:val="00E22CBB"/>
    <w:rsid w:val="00E2304D"/>
    <w:rsid w:val="00E23083"/>
    <w:rsid w:val="00E24A26"/>
    <w:rsid w:val="00E25905"/>
    <w:rsid w:val="00E25AA7"/>
    <w:rsid w:val="00E25B6E"/>
    <w:rsid w:val="00E2625D"/>
    <w:rsid w:val="00E279AB"/>
    <w:rsid w:val="00E30151"/>
    <w:rsid w:val="00E30895"/>
    <w:rsid w:val="00E31E75"/>
    <w:rsid w:val="00E3277F"/>
    <w:rsid w:val="00E327E2"/>
    <w:rsid w:val="00E328F6"/>
    <w:rsid w:val="00E332F6"/>
    <w:rsid w:val="00E333D0"/>
    <w:rsid w:val="00E33711"/>
    <w:rsid w:val="00E338B0"/>
    <w:rsid w:val="00E33F66"/>
    <w:rsid w:val="00E346FB"/>
    <w:rsid w:val="00E349C2"/>
    <w:rsid w:val="00E34F68"/>
    <w:rsid w:val="00E3514E"/>
    <w:rsid w:val="00E354DF"/>
    <w:rsid w:val="00E36565"/>
    <w:rsid w:val="00E375BA"/>
    <w:rsid w:val="00E40356"/>
    <w:rsid w:val="00E40C65"/>
    <w:rsid w:val="00E413A9"/>
    <w:rsid w:val="00E414CA"/>
    <w:rsid w:val="00E43638"/>
    <w:rsid w:val="00E440EB"/>
    <w:rsid w:val="00E449B7"/>
    <w:rsid w:val="00E45017"/>
    <w:rsid w:val="00E45152"/>
    <w:rsid w:val="00E451AE"/>
    <w:rsid w:val="00E454BA"/>
    <w:rsid w:val="00E455CB"/>
    <w:rsid w:val="00E456BF"/>
    <w:rsid w:val="00E4587E"/>
    <w:rsid w:val="00E46A53"/>
    <w:rsid w:val="00E46D70"/>
    <w:rsid w:val="00E47177"/>
    <w:rsid w:val="00E51901"/>
    <w:rsid w:val="00E5190C"/>
    <w:rsid w:val="00E51B33"/>
    <w:rsid w:val="00E53056"/>
    <w:rsid w:val="00E53480"/>
    <w:rsid w:val="00E53803"/>
    <w:rsid w:val="00E54525"/>
    <w:rsid w:val="00E55407"/>
    <w:rsid w:val="00E55848"/>
    <w:rsid w:val="00E55F40"/>
    <w:rsid w:val="00E562DD"/>
    <w:rsid w:val="00E5684D"/>
    <w:rsid w:val="00E56CEA"/>
    <w:rsid w:val="00E5701F"/>
    <w:rsid w:val="00E57383"/>
    <w:rsid w:val="00E6004A"/>
    <w:rsid w:val="00E60A93"/>
    <w:rsid w:val="00E610D6"/>
    <w:rsid w:val="00E61478"/>
    <w:rsid w:val="00E61C07"/>
    <w:rsid w:val="00E62AD6"/>
    <w:rsid w:val="00E62B3A"/>
    <w:rsid w:val="00E62D70"/>
    <w:rsid w:val="00E644AF"/>
    <w:rsid w:val="00E64D06"/>
    <w:rsid w:val="00E658D8"/>
    <w:rsid w:val="00E65D8A"/>
    <w:rsid w:val="00E65F19"/>
    <w:rsid w:val="00E6635A"/>
    <w:rsid w:val="00E66699"/>
    <w:rsid w:val="00E668E4"/>
    <w:rsid w:val="00E67AB6"/>
    <w:rsid w:val="00E70576"/>
    <w:rsid w:val="00E70A98"/>
    <w:rsid w:val="00E70BA6"/>
    <w:rsid w:val="00E71686"/>
    <w:rsid w:val="00E71EBA"/>
    <w:rsid w:val="00E73356"/>
    <w:rsid w:val="00E73AB3"/>
    <w:rsid w:val="00E74397"/>
    <w:rsid w:val="00E74B1F"/>
    <w:rsid w:val="00E7631E"/>
    <w:rsid w:val="00E7649B"/>
    <w:rsid w:val="00E76BFD"/>
    <w:rsid w:val="00E76D93"/>
    <w:rsid w:val="00E76DB8"/>
    <w:rsid w:val="00E773B2"/>
    <w:rsid w:val="00E77572"/>
    <w:rsid w:val="00E77626"/>
    <w:rsid w:val="00E777AF"/>
    <w:rsid w:val="00E77ACE"/>
    <w:rsid w:val="00E816CD"/>
    <w:rsid w:val="00E820A0"/>
    <w:rsid w:val="00E8228B"/>
    <w:rsid w:val="00E8537F"/>
    <w:rsid w:val="00E859D7"/>
    <w:rsid w:val="00E85F0C"/>
    <w:rsid w:val="00E86E33"/>
    <w:rsid w:val="00E8712D"/>
    <w:rsid w:val="00E87271"/>
    <w:rsid w:val="00E905BF"/>
    <w:rsid w:val="00E90960"/>
    <w:rsid w:val="00E91A7E"/>
    <w:rsid w:val="00E925B1"/>
    <w:rsid w:val="00E9342E"/>
    <w:rsid w:val="00E9411C"/>
    <w:rsid w:val="00E94F59"/>
    <w:rsid w:val="00E94FF6"/>
    <w:rsid w:val="00E950B5"/>
    <w:rsid w:val="00E96426"/>
    <w:rsid w:val="00E96728"/>
    <w:rsid w:val="00EA069D"/>
    <w:rsid w:val="00EA0856"/>
    <w:rsid w:val="00EA23A6"/>
    <w:rsid w:val="00EA2F56"/>
    <w:rsid w:val="00EA3356"/>
    <w:rsid w:val="00EA37F7"/>
    <w:rsid w:val="00EA4085"/>
    <w:rsid w:val="00EA48D0"/>
    <w:rsid w:val="00EA53CA"/>
    <w:rsid w:val="00EA5DCD"/>
    <w:rsid w:val="00EA6434"/>
    <w:rsid w:val="00EA6470"/>
    <w:rsid w:val="00EA65C2"/>
    <w:rsid w:val="00EA790B"/>
    <w:rsid w:val="00EA7BC1"/>
    <w:rsid w:val="00EB04C7"/>
    <w:rsid w:val="00EB06DB"/>
    <w:rsid w:val="00EB0C9F"/>
    <w:rsid w:val="00EB10DE"/>
    <w:rsid w:val="00EB16D5"/>
    <w:rsid w:val="00EB208D"/>
    <w:rsid w:val="00EB2A95"/>
    <w:rsid w:val="00EB310E"/>
    <w:rsid w:val="00EB39C3"/>
    <w:rsid w:val="00EB5C3A"/>
    <w:rsid w:val="00EB5ECC"/>
    <w:rsid w:val="00EB6364"/>
    <w:rsid w:val="00EB76D1"/>
    <w:rsid w:val="00EC0899"/>
    <w:rsid w:val="00EC08FF"/>
    <w:rsid w:val="00EC1D64"/>
    <w:rsid w:val="00EC1F80"/>
    <w:rsid w:val="00EC2195"/>
    <w:rsid w:val="00EC2696"/>
    <w:rsid w:val="00EC2721"/>
    <w:rsid w:val="00EC2D09"/>
    <w:rsid w:val="00EC2D32"/>
    <w:rsid w:val="00EC394C"/>
    <w:rsid w:val="00EC452C"/>
    <w:rsid w:val="00EC46EB"/>
    <w:rsid w:val="00EC48F9"/>
    <w:rsid w:val="00EC4A00"/>
    <w:rsid w:val="00EC5376"/>
    <w:rsid w:val="00EC5F0C"/>
    <w:rsid w:val="00EC68A7"/>
    <w:rsid w:val="00EC6A4C"/>
    <w:rsid w:val="00EC7934"/>
    <w:rsid w:val="00ED0ABE"/>
    <w:rsid w:val="00ED0D4F"/>
    <w:rsid w:val="00ED0E89"/>
    <w:rsid w:val="00ED11EC"/>
    <w:rsid w:val="00ED35FC"/>
    <w:rsid w:val="00ED3F5B"/>
    <w:rsid w:val="00ED471C"/>
    <w:rsid w:val="00ED4861"/>
    <w:rsid w:val="00ED592B"/>
    <w:rsid w:val="00ED6520"/>
    <w:rsid w:val="00ED6AC0"/>
    <w:rsid w:val="00ED6B1E"/>
    <w:rsid w:val="00ED76A3"/>
    <w:rsid w:val="00ED7AA0"/>
    <w:rsid w:val="00EE0399"/>
    <w:rsid w:val="00EE084A"/>
    <w:rsid w:val="00EE0BC9"/>
    <w:rsid w:val="00EE13B1"/>
    <w:rsid w:val="00EE1B7D"/>
    <w:rsid w:val="00EE1ED1"/>
    <w:rsid w:val="00EE23F7"/>
    <w:rsid w:val="00EE3A9C"/>
    <w:rsid w:val="00EE459A"/>
    <w:rsid w:val="00EE5660"/>
    <w:rsid w:val="00EE6798"/>
    <w:rsid w:val="00EE69DF"/>
    <w:rsid w:val="00EE6E40"/>
    <w:rsid w:val="00EE74E5"/>
    <w:rsid w:val="00EE7686"/>
    <w:rsid w:val="00EE7F22"/>
    <w:rsid w:val="00EF1789"/>
    <w:rsid w:val="00EF38EC"/>
    <w:rsid w:val="00EF3B97"/>
    <w:rsid w:val="00EF451B"/>
    <w:rsid w:val="00EF45B4"/>
    <w:rsid w:val="00EF4BCF"/>
    <w:rsid w:val="00EF4E10"/>
    <w:rsid w:val="00EF54A3"/>
    <w:rsid w:val="00EF54F9"/>
    <w:rsid w:val="00EF5636"/>
    <w:rsid w:val="00EF5783"/>
    <w:rsid w:val="00EF71D2"/>
    <w:rsid w:val="00EF76A8"/>
    <w:rsid w:val="00EF799C"/>
    <w:rsid w:val="00F009A9"/>
    <w:rsid w:val="00F00DA4"/>
    <w:rsid w:val="00F00EA9"/>
    <w:rsid w:val="00F0147F"/>
    <w:rsid w:val="00F015D2"/>
    <w:rsid w:val="00F01C75"/>
    <w:rsid w:val="00F03E8C"/>
    <w:rsid w:val="00F043B1"/>
    <w:rsid w:val="00F04A39"/>
    <w:rsid w:val="00F06088"/>
    <w:rsid w:val="00F06DCF"/>
    <w:rsid w:val="00F11553"/>
    <w:rsid w:val="00F11845"/>
    <w:rsid w:val="00F11B16"/>
    <w:rsid w:val="00F11EE1"/>
    <w:rsid w:val="00F1335C"/>
    <w:rsid w:val="00F141B2"/>
    <w:rsid w:val="00F14CA6"/>
    <w:rsid w:val="00F15F00"/>
    <w:rsid w:val="00F16ED1"/>
    <w:rsid w:val="00F174CC"/>
    <w:rsid w:val="00F17592"/>
    <w:rsid w:val="00F175C5"/>
    <w:rsid w:val="00F17679"/>
    <w:rsid w:val="00F211FB"/>
    <w:rsid w:val="00F215E5"/>
    <w:rsid w:val="00F221CE"/>
    <w:rsid w:val="00F2244A"/>
    <w:rsid w:val="00F2262A"/>
    <w:rsid w:val="00F22AF1"/>
    <w:rsid w:val="00F22B0C"/>
    <w:rsid w:val="00F234D8"/>
    <w:rsid w:val="00F23BF9"/>
    <w:rsid w:val="00F24D83"/>
    <w:rsid w:val="00F25408"/>
    <w:rsid w:val="00F26055"/>
    <w:rsid w:val="00F2646B"/>
    <w:rsid w:val="00F27A22"/>
    <w:rsid w:val="00F27A98"/>
    <w:rsid w:val="00F27E21"/>
    <w:rsid w:val="00F3098A"/>
    <w:rsid w:val="00F30E10"/>
    <w:rsid w:val="00F32709"/>
    <w:rsid w:val="00F32EED"/>
    <w:rsid w:val="00F32F27"/>
    <w:rsid w:val="00F33561"/>
    <w:rsid w:val="00F35E62"/>
    <w:rsid w:val="00F3631D"/>
    <w:rsid w:val="00F36817"/>
    <w:rsid w:val="00F36C28"/>
    <w:rsid w:val="00F36E97"/>
    <w:rsid w:val="00F370D1"/>
    <w:rsid w:val="00F37692"/>
    <w:rsid w:val="00F37DD7"/>
    <w:rsid w:val="00F40382"/>
    <w:rsid w:val="00F403BE"/>
    <w:rsid w:val="00F40D35"/>
    <w:rsid w:val="00F4124F"/>
    <w:rsid w:val="00F41E5B"/>
    <w:rsid w:val="00F424F6"/>
    <w:rsid w:val="00F4273F"/>
    <w:rsid w:val="00F43C1C"/>
    <w:rsid w:val="00F43C52"/>
    <w:rsid w:val="00F43D62"/>
    <w:rsid w:val="00F44747"/>
    <w:rsid w:val="00F449BE"/>
    <w:rsid w:val="00F44A62"/>
    <w:rsid w:val="00F44B9A"/>
    <w:rsid w:val="00F44F53"/>
    <w:rsid w:val="00F45208"/>
    <w:rsid w:val="00F454F0"/>
    <w:rsid w:val="00F45C52"/>
    <w:rsid w:val="00F45D14"/>
    <w:rsid w:val="00F45ED1"/>
    <w:rsid w:val="00F469FC"/>
    <w:rsid w:val="00F4704A"/>
    <w:rsid w:val="00F47F95"/>
    <w:rsid w:val="00F504E1"/>
    <w:rsid w:val="00F5056F"/>
    <w:rsid w:val="00F50750"/>
    <w:rsid w:val="00F507DD"/>
    <w:rsid w:val="00F50B4C"/>
    <w:rsid w:val="00F50BE1"/>
    <w:rsid w:val="00F51500"/>
    <w:rsid w:val="00F515B7"/>
    <w:rsid w:val="00F5177F"/>
    <w:rsid w:val="00F525A1"/>
    <w:rsid w:val="00F535B7"/>
    <w:rsid w:val="00F53799"/>
    <w:rsid w:val="00F53B56"/>
    <w:rsid w:val="00F54048"/>
    <w:rsid w:val="00F541F3"/>
    <w:rsid w:val="00F5424A"/>
    <w:rsid w:val="00F54EA1"/>
    <w:rsid w:val="00F55AA0"/>
    <w:rsid w:val="00F55FAB"/>
    <w:rsid w:val="00F5672A"/>
    <w:rsid w:val="00F57166"/>
    <w:rsid w:val="00F57BBA"/>
    <w:rsid w:val="00F61598"/>
    <w:rsid w:val="00F616D1"/>
    <w:rsid w:val="00F63238"/>
    <w:rsid w:val="00F638F1"/>
    <w:rsid w:val="00F63966"/>
    <w:rsid w:val="00F63E0C"/>
    <w:rsid w:val="00F64ADB"/>
    <w:rsid w:val="00F64EA1"/>
    <w:rsid w:val="00F6516D"/>
    <w:rsid w:val="00F652C8"/>
    <w:rsid w:val="00F65B7C"/>
    <w:rsid w:val="00F66648"/>
    <w:rsid w:val="00F66EC0"/>
    <w:rsid w:val="00F6736F"/>
    <w:rsid w:val="00F67CA0"/>
    <w:rsid w:val="00F70DE1"/>
    <w:rsid w:val="00F71658"/>
    <w:rsid w:val="00F71709"/>
    <w:rsid w:val="00F71D2C"/>
    <w:rsid w:val="00F726E7"/>
    <w:rsid w:val="00F72897"/>
    <w:rsid w:val="00F7370A"/>
    <w:rsid w:val="00F7386B"/>
    <w:rsid w:val="00F73968"/>
    <w:rsid w:val="00F75305"/>
    <w:rsid w:val="00F75403"/>
    <w:rsid w:val="00F75769"/>
    <w:rsid w:val="00F759B2"/>
    <w:rsid w:val="00F7611D"/>
    <w:rsid w:val="00F76265"/>
    <w:rsid w:val="00F7638D"/>
    <w:rsid w:val="00F76891"/>
    <w:rsid w:val="00F7785F"/>
    <w:rsid w:val="00F80011"/>
    <w:rsid w:val="00F809DD"/>
    <w:rsid w:val="00F8108A"/>
    <w:rsid w:val="00F815D2"/>
    <w:rsid w:val="00F827B0"/>
    <w:rsid w:val="00F831A9"/>
    <w:rsid w:val="00F831B8"/>
    <w:rsid w:val="00F84346"/>
    <w:rsid w:val="00F84368"/>
    <w:rsid w:val="00F84A39"/>
    <w:rsid w:val="00F84D39"/>
    <w:rsid w:val="00F86501"/>
    <w:rsid w:val="00F869BE"/>
    <w:rsid w:val="00F86C29"/>
    <w:rsid w:val="00F87A6C"/>
    <w:rsid w:val="00F87D05"/>
    <w:rsid w:val="00F90C0F"/>
    <w:rsid w:val="00F9152B"/>
    <w:rsid w:val="00F929FD"/>
    <w:rsid w:val="00F92E08"/>
    <w:rsid w:val="00F93664"/>
    <w:rsid w:val="00F938F1"/>
    <w:rsid w:val="00F94998"/>
    <w:rsid w:val="00F94F66"/>
    <w:rsid w:val="00F9502D"/>
    <w:rsid w:val="00F95199"/>
    <w:rsid w:val="00F958AD"/>
    <w:rsid w:val="00F964E5"/>
    <w:rsid w:val="00F96704"/>
    <w:rsid w:val="00F971A5"/>
    <w:rsid w:val="00F978DC"/>
    <w:rsid w:val="00F97FCD"/>
    <w:rsid w:val="00FA003F"/>
    <w:rsid w:val="00FA342D"/>
    <w:rsid w:val="00FA3540"/>
    <w:rsid w:val="00FA3FAF"/>
    <w:rsid w:val="00FA512E"/>
    <w:rsid w:val="00FA5579"/>
    <w:rsid w:val="00FA55DF"/>
    <w:rsid w:val="00FA58B8"/>
    <w:rsid w:val="00FA6ADE"/>
    <w:rsid w:val="00FA6CAE"/>
    <w:rsid w:val="00FA7692"/>
    <w:rsid w:val="00FA7DE4"/>
    <w:rsid w:val="00FA7FB6"/>
    <w:rsid w:val="00FB022C"/>
    <w:rsid w:val="00FB07AC"/>
    <w:rsid w:val="00FB1079"/>
    <w:rsid w:val="00FB1282"/>
    <w:rsid w:val="00FB1542"/>
    <w:rsid w:val="00FB1FD2"/>
    <w:rsid w:val="00FB2689"/>
    <w:rsid w:val="00FB2B74"/>
    <w:rsid w:val="00FB2C7E"/>
    <w:rsid w:val="00FB36A8"/>
    <w:rsid w:val="00FB3E38"/>
    <w:rsid w:val="00FB419E"/>
    <w:rsid w:val="00FB47F0"/>
    <w:rsid w:val="00FB5D7F"/>
    <w:rsid w:val="00FB6D43"/>
    <w:rsid w:val="00FB744B"/>
    <w:rsid w:val="00FC056A"/>
    <w:rsid w:val="00FC0870"/>
    <w:rsid w:val="00FC1575"/>
    <w:rsid w:val="00FC15DB"/>
    <w:rsid w:val="00FC1AC2"/>
    <w:rsid w:val="00FC1F4F"/>
    <w:rsid w:val="00FC20B1"/>
    <w:rsid w:val="00FC29F3"/>
    <w:rsid w:val="00FC3D15"/>
    <w:rsid w:val="00FC41C3"/>
    <w:rsid w:val="00FC463F"/>
    <w:rsid w:val="00FC5473"/>
    <w:rsid w:val="00FC5D76"/>
    <w:rsid w:val="00FC68A6"/>
    <w:rsid w:val="00FC6CAA"/>
    <w:rsid w:val="00FC6D89"/>
    <w:rsid w:val="00FC6ED0"/>
    <w:rsid w:val="00FD08E3"/>
    <w:rsid w:val="00FD0E1B"/>
    <w:rsid w:val="00FD1086"/>
    <w:rsid w:val="00FD14C7"/>
    <w:rsid w:val="00FD2886"/>
    <w:rsid w:val="00FD31B5"/>
    <w:rsid w:val="00FD33A9"/>
    <w:rsid w:val="00FD39C6"/>
    <w:rsid w:val="00FD4BAC"/>
    <w:rsid w:val="00FD4CAE"/>
    <w:rsid w:val="00FD613E"/>
    <w:rsid w:val="00FD62FD"/>
    <w:rsid w:val="00FD678F"/>
    <w:rsid w:val="00FD6EDE"/>
    <w:rsid w:val="00FD70C2"/>
    <w:rsid w:val="00FD713C"/>
    <w:rsid w:val="00FD7995"/>
    <w:rsid w:val="00FD7F4B"/>
    <w:rsid w:val="00FE0011"/>
    <w:rsid w:val="00FE0060"/>
    <w:rsid w:val="00FE0318"/>
    <w:rsid w:val="00FE0555"/>
    <w:rsid w:val="00FE0841"/>
    <w:rsid w:val="00FE08B6"/>
    <w:rsid w:val="00FE0985"/>
    <w:rsid w:val="00FE237D"/>
    <w:rsid w:val="00FE2C66"/>
    <w:rsid w:val="00FE3557"/>
    <w:rsid w:val="00FE3D3B"/>
    <w:rsid w:val="00FE404C"/>
    <w:rsid w:val="00FE4552"/>
    <w:rsid w:val="00FE579D"/>
    <w:rsid w:val="00FE5BC1"/>
    <w:rsid w:val="00FE5F3D"/>
    <w:rsid w:val="00FE61E8"/>
    <w:rsid w:val="00FE6B58"/>
    <w:rsid w:val="00FE75FC"/>
    <w:rsid w:val="00FF03F3"/>
    <w:rsid w:val="00FF0B3D"/>
    <w:rsid w:val="00FF19BC"/>
    <w:rsid w:val="00FF1B4E"/>
    <w:rsid w:val="00FF1E66"/>
    <w:rsid w:val="00FF22FC"/>
    <w:rsid w:val="00FF3874"/>
    <w:rsid w:val="00FF3D37"/>
    <w:rsid w:val="00FF4DA4"/>
    <w:rsid w:val="00FF54C7"/>
    <w:rsid w:val="00FF5E27"/>
    <w:rsid w:val="00FF5E43"/>
    <w:rsid w:val="00FF6F86"/>
    <w:rsid w:val="00FF7EDC"/>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Name"/>
  <w:shapeDefaults>
    <o:shapedefaults v:ext="edit" spidmax="5122"/>
    <o:shapelayout v:ext="edit">
      <o:idmap v:ext="edit" data="1,3"/>
    </o:shapelayout>
  </w:shapeDefaults>
  <w:decimalSymbol w:val="."/>
  <w:listSeparator w:val=","/>
  <w14:docId w14:val="5B15EF9B"/>
  <w15:chartTrackingRefBased/>
  <w15:docId w15:val="{F4540CAD-7630-439A-8EE0-1795E3D546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qFormat="1"/>
    <w:lsdException w:name="heading 9" w:semiHidden="1" w:unhideWhenUsed="1" w:qFormat="1"/>
    <w:lsdException w:name="annotation text" w:uiPriority="99"/>
    <w:lsdException w:name="caption" w:qFormat="1"/>
    <w:lsdException w:name="annotation reference" w:uiPriority="99"/>
    <w:lsdException w:name="Title" w:qFormat="1"/>
    <w:lsdException w:name="Subtitle" w:qFormat="1"/>
    <w:lsdException w:name="Strong" w:uiPriority="22" w:qFormat="1"/>
    <w:lsdException w:name="Emphasis" w:qFormat="1"/>
    <w:lsdException w:name="Plain Text" w:uiPriority="99"/>
    <w:lsdException w:name="Normal (Web)" w:uiPriority="99"/>
    <w:lsdException w:name="HTML Typewriter"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C68C9"/>
    <w:rPr>
      <w:rFonts w:ascii="Arial" w:eastAsia="Times New Roman" w:hAnsi="Arial"/>
      <w:color w:val="000000"/>
      <w:lang w:val="en-GB" w:eastAsia="en-GB"/>
    </w:rPr>
  </w:style>
  <w:style w:type="paragraph" w:styleId="Heading1">
    <w:name w:val="heading 1"/>
    <w:basedOn w:val="Normal"/>
    <w:next w:val="Normal"/>
    <w:qFormat/>
    <w:rsid w:val="003B4AA6"/>
    <w:pPr>
      <w:keepNext/>
      <w:spacing w:before="240" w:after="60"/>
      <w:outlineLvl w:val="0"/>
    </w:pPr>
    <w:rPr>
      <w:rFonts w:cs="Arial"/>
      <w:b/>
      <w:bCs/>
      <w:kern w:val="32"/>
      <w:sz w:val="32"/>
      <w:szCs w:val="32"/>
    </w:rPr>
  </w:style>
  <w:style w:type="paragraph" w:styleId="Heading2">
    <w:name w:val="heading 2"/>
    <w:basedOn w:val="Normal"/>
    <w:next w:val="Normal"/>
    <w:qFormat/>
    <w:rsid w:val="003B4AA6"/>
    <w:pPr>
      <w:keepNext/>
      <w:outlineLvl w:val="1"/>
    </w:pPr>
    <w:rPr>
      <w:b/>
      <w:color w:val="auto"/>
    </w:rPr>
  </w:style>
  <w:style w:type="paragraph" w:styleId="Heading3">
    <w:name w:val="heading 3"/>
    <w:basedOn w:val="Normal"/>
    <w:next w:val="Normal"/>
    <w:qFormat/>
    <w:rsid w:val="004431F2"/>
    <w:pPr>
      <w:keepNext/>
      <w:jc w:val="center"/>
      <w:outlineLvl w:val="2"/>
    </w:pPr>
    <w:rPr>
      <w:rFonts w:ascii="Helvetica" w:hAnsi="Helvetica"/>
      <w:b/>
      <w:color w:val="auto"/>
      <w:sz w:val="24"/>
      <w:lang w:val="en-US"/>
    </w:rPr>
  </w:style>
  <w:style w:type="paragraph" w:styleId="Heading4">
    <w:name w:val="heading 4"/>
    <w:basedOn w:val="Normal"/>
    <w:next w:val="Normal"/>
    <w:qFormat/>
    <w:rsid w:val="004431F2"/>
    <w:pPr>
      <w:keepNext/>
      <w:ind w:left="324" w:hanging="324"/>
      <w:jc w:val="center"/>
      <w:outlineLvl w:val="3"/>
    </w:pPr>
    <w:rPr>
      <w:rFonts w:ascii="Helvetica" w:hAnsi="Helvetica"/>
      <w:b/>
      <w:i/>
      <w:color w:val="auto"/>
    </w:rPr>
  </w:style>
  <w:style w:type="paragraph" w:styleId="Heading5">
    <w:name w:val="heading 5"/>
    <w:basedOn w:val="Normal"/>
    <w:next w:val="Normal"/>
    <w:qFormat/>
    <w:rsid w:val="004431F2"/>
    <w:pPr>
      <w:keepNext/>
      <w:ind w:left="162" w:hanging="162"/>
      <w:outlineLvl w:val="4"/>
    </w:pPr>
    <w:rPr>
      <w:rFonts w:ascii="Helvetica" w:hAnsi="Helvetica"/>
      <w:b/>
      <w:i/>
      <w:color w:val="auto"/>
      <w:lang w:val="en-US"/>
    </w:rPr>
  </w:style>
  <w:style w:type="paragraph" w:styleId="Heading8">
    <w:name w:val="heading 8"/>
    <w:basedOn w:val="Normal"/>
    <w:next w:val="Normal"/>
    <w:qFormat/>
    <w:rsid w:val="003B4AA6"/>
    <w:pPr>
      <w:keepNext/>
      <w:outlineLvl w:val="7"/>
    </w:pPr>
    <w:rPr>
      <w:b/>
      <w:i/>
      <w:caps/>
      <w:color w:val="0000F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aliases w:val="FO"/>
    <w:basedOn w:val="Normal"/>
    <w:link w:val="FooterChar"/>
    <w:rsid w:val="004431F2"/>
    <w:pPr>
      <w:tabs>
        <w:tab w:val="center" w:pos="4819"/>
        <w:tab w:val="right" w:pos="9071"/>
      </w:tabs>
    </w:pPr>
    <w:rPr>
      <w:color w:val="auto"/>
    </w:rPr>
  </w:style>
  <w:style w:type="paragraph" w:styleId="BodyText2">
    <w:name w:val="Body Text 2"/>
    <w:basedOn w:val="Normal"/>
    <w:rsid w:val="004431F2"/>
    <w:rPr>
      <w:b/>
      <w:i/>
      <w:color w:val="0000FF"/>
      <w:lang w:val="en-US"/>
    </w:rPr>
  </w:style>
  <w:style w:type="paragraph" w:styleId="BodyTextIndent">
    <w:name w:val="Body Text Indent"/>
    <w:basedOn w:val="Normal"/>
    <w:rsid w:val="004431F2"/>
    <w:pPr>
      <w:tabs>
        <w:tab w:val="left" w:pos="1440"/>
        <w:tab w:val="left" w:pos="3240"/>
        <w:tab w:val="center" w:pos="4680"/>
      </w:tabs>
      <w:ind w:left="720" w:hanging="720"/>
    </w:pPr>
    <w:rPr>
      <w:rFonts w:ascii="Helvetica" w:hAnsi="Helvetica"/>
      <w:color w:val="auto"/>
    </w:rPr>
  </w:style>
  <w:style w:type="paragraph" w:styleId="BodyText">
    <w:name w:val="Body Text"/>
    <w:basedOn w:val="Normal"/>
    <w:rsid w:val="004431F2"/>
    <w:rPr>
      <w:rFonts w:ascii="Helvetica" w:hAnsi="Helvetica"/>
      <w:b/>
      <w:i/>
      <w:color w:val="auto"/>
    </w:rPr>
  </w:style>
  <w:style w:type="paragraph" w:styleId="BodyTextIndent3">
    <w:name w:val="Body Text Indent 3"/>
    <w:basedOn w:val="Normal"/>
    <w:rsid w:val="004431F2"/>
    <w:pPr>
      <w:ind w:left="720"/>
    </w:pPr>
    <w:rPr>
      <w:rFonts w:ascii="Helvetica" w:hAnsi="Helvetica"/>
      <w:b/>
      <w:i/>
      <w:color w:val="auto"/>
    </w:rPr>
  </w:style>
  <w:style w:type="character" w:styleId="PageNumber">
    <w:name w:val="page number"/>
    <w:basedOn w:val="DefaultParagraphFont"/>
    <w:rsid w:val="004431F2"/>
  </w:style>
  <w:style w:type="paragraph" w:styleId="Header">
    <w:name w:val="header"/>
    <w:basedOn w:val="Normal"/>
    <w:rsid w:val="004431F2"/>
    <w:pPr>
      <w:tabs>
        <w:tab w:val="center" w:pos="4153"/>
        <w:tab w:val="right" w:pos="8306"/>
      </w:tabs>
    </w:pPr>
    <w:rPr>
      <w:color w:val="auto"/>
      <w:lang w:val="en-US"/>
    </w:rPr>
  </w:style>
  <w:style w:type="paragraph" w:styleId="PlainText">
    <w:name w:val="Plain Text"/>
    <w:basedOn w:val="Normal"/>
    <w:link w:val="PlainTextChar"/>
    <w:uiPriority w:val="99"/>
    <w:rsid w:val="004431F2"/>
    <w:rPr>
      <w:rFonts w:ascii="Courier New" w:hAnsi="Courier New"/>
      <w:color w:val="auto"/>
    </w:rPr>
  </w:style>
  <w:style w:type="paragraph" w:styleId="BodyTextIndent2">
    <w:name w:val="Body Text Indent 2"/>
    <w:basedOn w:val="Normal"/>
    <w:rsid w:val="004431F2"/>
    <w:pPr>
      <w:ind w:left="720" w:hanging="720"/>
    </w:pPr>
  </w:style>
  <w:style w:type="table" w:styleId="TableGrid">
    <w:name w:val="Table Grid"/>
    <w:basedOn w:val="TableNormal"/>
    <w:uiPriority w:val="59"/>
    <w:rsid w:val="004431F2"/>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3B4AA6"/>
    <w:pPr>
      <w:ind w:left="720" w:hanging="720"/>
    </w:pPr>
    <w:rPr>
      <w:b/>
      <w:i/>
      <w:color w:val="auto"/>
    </w:rPr>
  </w:style>
  <w:style w:type="paragraph" w:styleId="BalloonText">
    <w:name w:val="Balloon Text"/>
    <w:basedOn w:val="Normal"/>
    <w:semiHidden/>
    <w:rsid w:val="003B4AA6"/>
    <w:rPr>
      <w:rFonts w:ascii="Tahoma" w:hAnsi="Tahoma" w:cs="Tahoma"/>
      <w:sz w:val="16"/>
      <w:szCs w:val="16"/>
    </w:rPr>
  </w:style>
  <w:style w:type="character" w:styleId="CommentReference">
    <w:name w:val="annotation reference"/>
    <w:uiPriority w:val="99"/>
    <w:rsid w:val="00B427CF"/>
    <w:rPr>
      <w:sz w:val="16"/>
      <w:szCs w:val="16"/>
    </w:rPr>
  </w:style>
  <w:style w:type="paragraph" w:styleId="CommentText">
    <w:name w:val="annotation text"/>
    <w:basedOn w:val="Normal"/>
    <w:link w:val="CommentTextChar"/>
    <w:uiPriority w:val="99"/>
    <w:rsid w:val="00B427CF"/>
  </w:style>
  <w:style w:type="paragraph" w:styleId="CommentSubject">
    <w:name w:val="annotation subject"/>
    <w:basedOn w:val="CommentText"/>
    <w:next w:val="CommentText"/>
    <w:semiHidden/>
    <w:rsid w:val="00B427CF"/>
    <w:rPr>
      <w:b/>
      <w:bCs/>
    </w:rPr>
  </w:style>
  <w:style w:type="paragraph" w:customStyle="1" w:styleId="DefaultParagraphFontParaCharCharCharCharCharCharCharCharCharCharCharChar1CharCharCharCharCharChar1CharCharCharCharCharCharCharCharCharCharCharCharCharCharCharCharCharCharChar">
    <w:name w:val="Default Paragraph Font Para Char Char Char Char Char Char Char Char Char Char Char Char1 Char Char Char Char Char Char1 Char Char Char Char Char Char Char Char Char Char Char Char Char Char Char Char Char Char Char"/>
    <w:basedOn w:val="Normal"/>
    <w:rsid w:val="001E0638"/>
    <w:pPr>
      <w:spacing w:after="160" w:line="240" w:lineRule="exact"/>
    </w:pPr>
    <w:rPr>
      <w:rFonts w:ascii="Tahoma" w:hAnsi="Tahoma"/>
      <w:color w:val="auto"/>
      <w:lang w:val="es-ES" w:eastAsia="en-US"/>
    </w:rPr>
  </w:style>
  <w:style w:type="character" w:styleId="Hyperlink">
    <w:name w:val="Hyperlink"/>
    <w:rsid w:val="009B1DA0"/>
    <w:rPr>
      <w:color w:val="0000FF"/>
      <w:u w:val="single"/>
    </w:rPr>
  </w:style>
  <w:style w:type="paragraph" w:styleId="NormalWeb">
    <w:name w:val="Normal (Web)"/>
    <w:basedOn w:val="Normal"/>
    <w:uiPriority w:val="99"/>
    <w:unhideWhenUsed/>
    <w:rsid w:val="00B30084"/>
    <w:pPr>
      <w:spacing w:before="100" w:beforeAutospacing="1" w:after="100" w:afterAutospacing="1"/>
    </w:pPr>
    <w:rPr>
      <w:rFonts w:ascii="Times New Roman" w:hAnsi="Times New Roman"/>
      <w:color w:val="auto"/>
      <w:sz w:val="24"/>
      <w:szCs w:val="24"/>
    </w:rPr>
  </w:style>
  <w:style w:type="character" w:styleId="FollowedHyperlink">
    <w:name w:val="FollowedHyperlink"/>
    <w:rsid w:val="00C54CCA"/>
    <w:rPr>
      <w:color w:val="800080"/>
      <w:u w:val="single"/>
    </w:rPr>
  </w:style>
  <w:style w:type="character" w:customStyle="1" w:styleId="FooterChar">
    <w:name w:val="Footer Char"/>
    <w:aliases w:val="FO Char"/>
    <w:link w:val="Footer"/>
    <w:rsid w:val="00701EC7"/>
    <w:rPr>
      <w:rFonts w:ascii="Arial" w:eastAsia="Times New Roman" w:hAnsi="Arial"/>
    </w:rPr>
  </w:style>
  <w:style w:type="character" w:customStyle="1" w:styleId="CommentTextChar">
    <w:name w:val="Comment Text Char"/>
    <w:link w:val="CommentText"/>
    <w:uiPriority w:val="99"/>
    <w:rsid w:val="00D27759"/>
    <w:rPr>
      <w:rFonts w:ascii="Arial" w:eastAsia="Times New Roman" w:hAnsi="Arial"/>
      <w:color w:val="000000"/>
    </w:rPr>
  </w:style>
  <w:style w:type="paragraph" w:styleId="ListParagraph">
    <w:name w:val="List Paragraph"/>
    <w:basedOn w:val="Normal"/>
    <w:uiPriority w:val="34"/>
    <w:qFormat/>
    <w:rsid w:val="004D1D71"/>
    <w:pPr>
      <w:ind w:left="720"/>
    </w:pPr>
    <w:rPr>
      <w:rFonts w:ascii="Calibri" w:eastAsia="Calibri" w:hAnsi="Calibri"/>
      <w:color w:val="auto"/>
      <w:sz w:val="22"/>
      <w:szCs w:val="22"/>
    </w:rPr>
  </w:style>
  <w:style w:type="character" w:customStyle="1" w:styleId="PlainTextChar">
    <w:name w:val="Plain Text Char"/>
    <w:link w:val="PlainText"/>
    <w:uiPriority w:val="99"/>
    <w:rsid w:val="00A71DFE"/>
    <w:rPr>
      <w:rFonts w:ascii="Courier New" w:eastAsia="Times New Roman" w:hAnsi="Courier New"/>
    </w:rPr>
  </w:style>
  <w:style w:type="character" w:styleId="Strong">
    <w:name w:val="Strong"/>
    <w:uiPriority w:val="22"/>
    <w:qFormat/>
    <w:rsid w:val="00C306FE"/>
    <w:rPr>
      <w:b/>
      <w:bCs/>
    </w:rPr>
  </w:style>
  <w:style w:type="paragraph" w:customStyle="1" w:styleId="OrganizationalGuidelines">
    <w:name w:val="Organizational Guidelines"/>
    <w:basedOn w:val="Normal"/>
    <w:next w:val="Normal"/>
    <w:qFormat/>
    <w:rsid w:val="00927A64"/>
    <w:pPr>
      <w:spacing w:after="200" w:line="276" w:lineRule="auto"/>
      <w:jc w:val="center"/>
    </w:pPr>
    <w:rPr>
      <w:rFonts w:ascii="Calibri" w:hAnsi="Calibri"/>
      <w:b/>
      <w:caps/>
      <w:color w:val="0070C0"/>
      <w:sz w:val="28"/>
      <w:szCs w:val="22"/>
      <w:lang w:val="en-US" w:eastAsia="en-US"/>
    </w:rPr>
  </w:style>
  <w:style w:type="character" w:customStyle="1" w:styleId="PlainTextChar1">
    <w:name w:val="Plain Text Char1"/>
    <w:uiPriority w:val="99"/>
    <w:locked/>
    <w:rsid w:val="00C50579"/>
    <w:rPr>
      <w:rFonts w:ascii="Courier New" w:eastAsia="Times New Roman" w:hAnsi="Courier New" w:cs="Times New Roman"/>
      <w:szCs w:val="20"/>
    </w:rPr>
  </w:style>
  <w:style w:type="paragraph" w:customStyle="1" w:styleId="Comments">
    <w:name w:val="Comments"/>
    <w:basedOn w:val="Normal"/>
    <w:next w:val="Normal"/>
    <w:qFormat/>
    <w:rsid w:val="00704603"/>
    <w:pPr>
      <w:spacing w:after="200" w:line="276" w:lineRule="auto"/>
    </w:pPr>
    <w:rPr>
      <w:rFonts w:ascii="Calibri" w:eastAsia="SimSun" w:hAnsi="Calibri"/>
      <w:b/>
      <w:color w:val="C00000"/>
      <w:sz w:val="22"/>
      <w:szCs w:val="22"/>
      <w:lang w:val="en-US" w:eastAsia="en-US"/>
    </w:rPr>
  </w:style>
  <w:style w:type="paragraph" w:customStyle="1" w:styleId="ProgrammingNote">
    <w:name w:val="Programming Note"/>
    <w:next w:val="Normal"/>
    <w:qFormat/>
    <w:rsid w:val="00E90960"/>
    <w:pPr>
      <w:spacing w:after="200" w:line="276" w:lineRule="auto"/>
    </w:pPr>
    <w:rPr>
      <w:rFonts w:ascii="Calibri" w:eastAsia="SimSun" w:hAnsi="Calibri"/>
      <w:b/>
      <w:caps/>
      <w:sz w:val="22"/>
      <w:szCs w:val="22"/>
    </w:rPr>
  </w:style>
  <w:style w:type="paragraph" w:styleId="NoSpacing">
    <w:name w:val="No Spacing"/>
    <w:uiPriority w:val="1"/>
    <w:qFormat/>
    <w:rsid w:val="00E90960"/>
    <w:rPr>
      <w:rFonts w:ascii="Calibri" w:eastAsia="SimSun" w:hAnsi="Calibri"/>
      <w:sz w:val="22"/>
      <w:szCs w:val="22"/>
    </w:rPr>
  </w:style>
  <w:style w:type="paragraph" w:styleId="Revision">
    <w:name w:val="Revision"/>
    <w:hidden/>
    <w:uiPriority w:val="99"/>
    <w:semiHidden/>
    <w:rsid w:val="006275B7"/>
    <w:rPr>
      <w:rFonts w:ascii="Arial" w:eastAsia="Times New Roman" w:hAnsi="Arial"/>
      <w:color w:val="000000"/>
      <w:lang w:val="en-GB" w:eastAsia="en-GB"/>
    </w:rPr>
  </w:style>
  <w:style w:type="table" w:customStyle="1" w:styleId="TableGrid1">
    <w:name w:val="Table Grid1"/>
    <w:basedOn w:val="TableNormal"/>
    <w:next w:val="TableGrid"/>
    <w:uiPriority w:val="39"/>
    <w:rsid w:val="00655CE5"/>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uiPriority w:val="99"/>
    <w:semiHidden/>
    <w:unhideWhenUsed/>
    <w:rsid w:val="006D0180"/>
    <w:rPr>
      <w:color w:val="808080"/>
      <w:shd w:val="clear" w:color="auto" w:fill="E6E6E6"/>
    </w:rPr>
  </w:style>
  <w:style w:type="table" w:customStyle="1" w:styleId="Answerlist">
    <w:name w:val="Answerlist"/>
    <w:basedOn w:val="TableNormal"/>
    <w:uiPriority w:val="99"/>
    <w:rsid w:val="00140A03"/>
    <w:rPr>
      <w:rFonts w:ascii="Verdana" w:eastAsia="Times New Roman" w:hAnsi="Verdana" w:cs="Arial"/>
      <w:sz w:val="18"/>
      <w:szCs w:val="18"/>
    </w:rPr>
    <w:tblPr>
      <w:tblCellMar>
        <w:top w:w="28" w:type="dxa"/>
        <w:left w:w="57" w:type="dxa"/>
        <w:bottom w:w="28" w:type="dxa"/>
        <w:right w:w="57" w:type="dxa"/>
      </w:tblCellMar>
    </w:tblPr>
    <w:tcPr>
      <w:shd w:val="clear" w:color="auto" w:fill="F2F2F2"/>
    </w:tcPr>
  </w:style>
  <w:style w:type="table" w:customStyle="1" w:styleId="QuestionHeader">
    <w:name w:val="QuestionHeader"/>
    <w:basedOn w:val="TableNormal"/>
    <w:uiPriority w:val="99"/>
    <w:rsid w:val="006A7266"/>
    <w:rPr>
      <w:rFonts w:ascii="Verdana" w:eastAsia="Times New Roman" w:hAnsi="Verdana" w:cs="Arial"/>
      <w:b/>
      <w:color w:val="FFFFFF"/>
      <w:sz w:val="18"/>
      <w:szCs w:val="18"/>
    </w:rPr>
    <w:tblPr>
      <w:tblCellMar>
        <w:top w:w="85" w:type="dxa"/>
        <w:left w:w="57" w:type="dxa"/>
        <w:bottom w:w="85" w:type="dxa"/>
        <w:right w:w="57" w:type="dxa"/>
      </w:tblCellMar>
    </w:tblPr>
    <w:tcPr>
      <w:shd w:val="clear" w:color="auto" w:fill="A6A6A6"/>
    </w:tcPr>
    <w:tblStylePr w:type="firstCol">
      <w:rPr>
        <w:color w:val="auto"/>
      </w:rPr>
      <w:tblPr/>
      <w:tcPr>
        <w:shd w:val="clear" w:color="auto" w:fill="F2F2F2"/>
      </w:tcPr>
    </w:tblStylePr>
  </w:style>
  <w:style w:type="table" w:customStyle="1" w:styleId="BlockHeader">
    <w:name w:val="BlockHeader"/>
    <w:basedOn w:val="TableNormal"/>
    <w:uiPriority w:val="99"/>
    <w:rsid w:val="006A7266"/>
    <w:rPr>
      <w:rFonts w:ascii="Verdana" w:eastAsia="Times New Roman" w:hAnsi="Verdana" w:cs="Arial"/>
      <w:b/>
      <w:color w:val="FFFFFF"/>
      <w:sz w:val="18"/>
      <w:szCs w:val="18"/>
    </w:rPr>
    <w:tblPr>
      <w:tblCellMar>
        <w:top w:w="85" w:type="dxa"/>
        <w:left w:w="57" w:type="dxa"/>
        <w:bottom w:w="85" w:type="dxa"/>
        <w:right w:w="57" w:type="dxa"/>
      </w:tblCellMar>
    </w:tblPr>
    <w:tcPr>
      <w:shd w:val="clear" w:color="auto" w:fill="BD8708"/>
    </w:tcPr>
    <w:tblStylePr w:type="firstCol">
      <w:rPr>
        <w:color w:val="auto"/>
      </w:rPr>
      <w:tblPr/>
      <w:tcPr>
        <w:shd w:val="clear" w:color="auto" w:fill="E8BD58"/>
      </w:tcPr>
    </w:tblStylePr>
  </w:style>
  <w:style w:type="table" w:customStyle="1" w:styleId="QuestionText">
    <w:name w:val="QuestionText"/>
    <w:basedOn w:val="TableNormal"/>
    <w:uiPriority w:val="99"/>
    <w:rsid w:val="006A7266"/>
    <w:rPr>
      <w:rFonts w:ascii="Verdana" w:eastAsia="Times New Roman" w:hAnsi="Verdana" w:cs="Arial"/>
      <w:sz w:val="18"/>
      <w:szCs w:val="18"/>
    </w:rPr>
    <w:tblPr>
      <w:tblCellMar>
        <w:top w:w="85" w:type="dxa"/>
        <w:left w:w="57" w:type="dxa"/>
        <w:bottom w:w="85" w:type="dxa"/>
        <w:right w:w="57" w:type="dxa"/>
      </w:tblCellMar>
    </w:tblPr>
  </w:style>
  <w:style w:type="table" w:customStyle="1" w:styleId="Notes">
    <w:name w:val="Notes"/>
    <w:basedOn w:val="TableNormal"/>
    <w:uiPriority w:val="99"/>
    <w:rsid w:val="006A7266"/>
    <w:pPr>
      <w:jc w:val="center"/>
    </w:pPr>
    <w:rPr>
      <w:rFonts w:ascii="Verdana" w:eastAsia="Times New Roman" w:hAnsi="Verdana" w:cs="Arial"/>
      <w:color w:val="7A2280"/>
      <w:sz w:val="18"/>
      <w:szCs w:val="18"/>
    </w:rPr>
    <w:tblPr>
      <w:tblBorders>
        <w:top w:val="single" w:sz="12" w:space="0" w:color="7A2280"/>
        <w:left w:val="single" w:sz="12" w:space="0" w:color="7A2280"/>
        <w:bottom w:val="single" w:sz="12" w:space="0" w:color="7A2280"/>
        <w:right w:val="single" w:sz="12" w:space="0" w:color="7A2280"/>
        <w:insideH w:val="single" w:sz="12" w:space="0" w:color="7A2280"/>
        <w:insideV w:val="single" w:sz="12" w:space="0" w:color="7A2280"/>
      </w:tblBorders>
      <w:tblCellMar>
        <w:top w:w="85" w:type="dxa"/>
        <w:left w:w="57" w:type="dxa"/>
        <w:bottom w:w="85" w:type="dxa"/>
        <w:right w:w="57" w:type="dxa"/>
      </w:tblCellMar>
    </w:tblPr>
  </w:style>
  <w:style w:type="table" w:customStyle="1" w:styleId="ContentItem">
    <w:name w:val="ContentItem"/>
    <w:basedOn w:val="TableNormal"/>
    <w:uiPriority w:val="99"/>
    <w:rsid w:val="006A7266"/>
    <w:rPr>
      <w:rFonts w:ascii="Verdana" w:eastAsia="Times New Roman" w:hAnsi="Verdana" w:cs="Arial"/>
      <w:sz w:val="18"/>
      <w:szCs w:val="18"/>
    </w:rPr>
    <w:tblPr>
      <w:tblCellMar>
        <w:left w:w="0" w:type="dxa"/>
        <w:right w:w="0" w:type="dxa"/>
      </w:tblCellMar>
    </w:tblPr>
  </w:style>
  <w:style w:type="table" w:customStyle="1" w:styleId="Properties">
    <w:name w:val="Properties"/>
    <w:basedOn w:val="TableNormal"/>
    <w:uiPriority w:val="99"/>
    <w:rsid w:val="006A7266"/>
    <w:rPr>
      <w:rFonts w:ascii="Verdana" w:eastAsia="Times New Roman" w:hAnsi="Verdana" w:cs="Arial"/>
      <w:b/>
      <w:color w:val="131C6B"/>
      <w:sz w:val="18"/>
      <w:szCs w:val="18"/>
      <w:u w:val="single"/>
    </w:rPr>
    <w:tblPr>
      <w:tblCellMar>
        <w:top w:w="85" w:type="dxa"/>
        <w:left w:w="57" w:type="dxa"/>
        <w:bottom w:w="85" w:type="dxa"/>
        <w:right w:w="57" w:type="dxa"/>
      </w:tblCellMar>
    </w:tblPr>
  </w:style>
  <w:style w:type="table" w:customStyle="1" w:styleId="TranslationTable">
    <w:name w:val="TranslationTable"/>
    <w:basedOn w:val="TableNormal"/>
    <w:uiPriority w:val="99"/>
    <w:rsid w:val="006A7266"/>
    <w:rPr>
      <w:rFonts w:ascii="Verdana" w:eastAsia="Times New Roman" w:hAnsi="Verdana" w:cs="Arial"/>
      <w:sz w:val="18"/>
      <w:szCs w:val="18"/>
    </w:rPr>
    <w:tblPr/>
  </w:style>
  <w:style w:type="table" w:customStyle="1" w:styleId="RowsAndColumns">
    <w:name w:val="RowsAndColumns"/>
    <w:basedOn w:val="TableNormal"/>
    <w:uiPriority w:val="99"/>
    <w:rsid w:val="00D3097D"/>
    <w:pPr>
      <w:jc w:val="center"/>
    </w:pPr>
    <w:rPr>
      <w:rFonts w:ascii="Verdana" w:eastAsia="Times New Roman" w:hAnsi="Verdana" w:cs="Arial"/>
      <w:sz w:val="18"/>
      <w:szCs w:val="18"/>
    </w:rPr>
    <w:tblPr>
      <w:tblStyleRowBandSize w:val="1"/>
      <w:tblBorders>
        <w:top w:val="single" w:sz="12" w:space="0" w:color="DEDEDE"/>
        <w:left w:val="single" w:sz="12" w:space="0" w:color="DEDEDE"/>
        <w:bottom w:val="single" w:sz="12" w:space="0" w:color="DEDEDE"/>
        <w:right w:val="single" w:sz="12" w:space="0" w:color="DEDEDE"/>
        <w:insideH w:val="single" w:sz="2" w:space="0" w:color="DEDEDE"/>
        <w:insideV w:val="single" w:sz="2" w:space="0" w:color="DEDEDE"/>
      </w:tblBorders>
      <w:tblCellMar>
        <w:top w:w="28" w:type="dxa"/>
        <w:left w:w="57" w:type="dxa"/>
        <w:bottom w:w="28" w:type="dxa"/>
        <w:right w:w="57" w:type="dxa"/>
      </w:tblCellMar>
    </w:tblPr>
    <w:tblStylePr w:type="firstCol">
      <w:pPr>
        <w:jc w:val="left"/>
      </w:pPr>
    </w:tblStylePr>
    <w:tblStylePr w:type="band2Horz">
      <w:tblPr/>
      <w:tcPr>
        <w:shd w:val="clear" w:color="auto" w:fill="F2F2F2"/>
      </w:tcPr>
    </w:tblStylePr>
  </w:style>
  <w:style w:type="table" w:customStyle="1" w:styleId="TextHeader">
    <w:name w:val="TextHeader"/>
    <w:basedOn w:val="TableNormal"/>
    <w:uiPriority w:val="99"/>
    <w:rsid w:val="00DB10B9"/>
    <w:rPr>
      <w:rFonts w:ascii="Verdana" w:eastAsia="Times New Roman" w:hAnsi="Verdana" w:cs="Arial"/>
      <w:b/>
      <w:sz w:val="18"/>
      <w:szCs w:val="18"/>
    </w:rPr>
    <w:tblPr>
      <w:tblCellMar>
        <w:top w:w="85" w:type="dxa"/>
        <w:left w:w="57" w:type="dxa"/>
        <w:bottom w:w="85" w:type="dxa"/>
        <w:right w:w="57" w:type="dxa"/>
      </w:tblCellMar>
    </w:tblPr>
    <w:tcPr>
      <w:shd w:val="clear" w:color="auto" w:fill="FFFFFF"/>
    </w:tcPr>
    <w:tblStylePr w:type="firstCol">
      <w:tblPr/>
      <w:tcPr>
        <w:shd w:val="clear" w:color="auto" w:fill="F2F2F2"/>
      </w:tcPr>
    </w:tblStylePr>
  </w:style>
  <w:style w:type="table" w:customStyle="1" w:styleId="InstructionText">
    <w:name w:val="InstructionText"/>
    <w:basedOn w:val="TableNormal"/>
    <w:uiPriority w:val="99"/>
    <w:rsid w:val="00DB10B9"/>
    <w:pPr>
      <w:jc w:val="center"/>
    </w:pPr>
    <w:rPr>
      <w:rFonts w:ascii="Verdana" w:eastAsia="Times New Roman" w:hAnsi="Verdana" w:cs="Arial"/>
      <w:color w:val="145D04"/>
      <w:sz w:val="18"/>
      <w:szCs w:val="18"/>
    </w:rPr>
    <w:tblPr>
      <w:tblBorders>
        <w:top w:val="single" w:sz="12" w:space="0" w:color="145D04"/>
        <w:left w:val="single" w:sz="12" w:space="0" w:color="145D04"/>
        <w:bottom w:val="single" w:sz="12" w:space="0" w:color="145D04"/>
        <w:right w:val="single" w:sz="12" w:space="0" w:color="145D04"/>
        <w:insideH w:val="single" w:sz="12" w:space="0" w:color="145D04"/>
        <w:insideV w:val="single" w:sz="12" w:space="0" w:color="145D04"/>
      </w:tblBorders>
      <w:tblCellMar>
        <w:top w:w="85" w:type="dxa"/>
        <w:left w:w="57" w:type="dxa"/>
        <w:bottom w:w="85" w:type="dxa"/>
        <w:right w:w="57" w:type="dxa"/>
      </w:tblCellMar>
    </w:tblPr>
  </w:style>
  <w:style w:type="table" w:customStyle="1" w:styleId="OpenText">
    <w:name w:val="OpenText"/>
    <w:basedOn w:val="TableNormal"/>
    <w:uiPriority w:val="99"/>
    <w:rsid w:val="006A525F"/>
    <w:rPr>
      <w:rFonts w:ascii="Verdana" w:eastAsia="Times New Roman" w:hAnsi="Verdana" w:cs="Arial"/>
      <w:sz w:val="18"/>
      <w:szCs w:val="18"/>
    </w:rPr>
    <w:tblP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85" w:type="dxa"/>
        <w:left w:w="57" w:type="dxa"/>
        <w:bottom w:w="85" w:type="dxa"/>
        <w:right w:w="57" w:type="dxa"/>
      </w:tblCellMar>
    </w:tblPr>
  </w:style>
  <w:style w:type="character" w:customStyle="1" w:styleId="StyleArial">
    <w:name w:val="Style Arial"/>
    <w:rsid w:val="00203F06"/>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61087">
      <w:bodyDiv w:val="1"/>
      <w:marLeft w:val="0"/>
      <w:marRight w:val="0"/>
      <w:marTop w:val="0"/>
      <w:marBottom w:val="0"/>
      <w:divBdr>
        <w:top w:val="none" w:sz="0" w:space="0" w:color="auto"/>
        <w:left w:val="none" w:sz="0" w:space="0" w:color="auto"/>
        <w:bottom w:val="none" w:sz="0" w:space="0" w:color="auto"/>
        <w:right w:val="none" w:sz="0" w:space="0" w:color="auto"/>
      </w:divBdr>
    </w:div>
    <w:div w:id="10181626">
      <w:bodyDiv w:val="1"/>
      <w:marLeft w:val="0"/>
      <w:marRight w:val="0"/>
      <w:marTop w:val="0"/>
      <w:marBottom w:val="0"/>
      <w:divBdr>
        <w:top w:val="none" w:sz="0" w:space="0" w:color="auto"/>
        <w:left w:val="none" w:sz="0" w:space="0" w:color="auto"/>
        <w:bottom w:val="none" w:sz="0" w:space="0" w:color="auto"/>
        <w:right w:val="none" w:sz="0" w:space="0" w:color="auto"/>
      </w:divBdr>
    </w:div>
    <w:div w:id="11422126">
      <w:bodyDiv w:val="1"/>
      <w:marLeft w:val="0"/>
      <w:marRight w:val="0"/>
      <w:marTop w:val="0"/>
      <w:marBottom w:val="0"/>
      <w:divBdr>
        <w:top w:val="none" w:sz="0" w:space="0" w:color="auto"/>
        <w:left w:val="none" w:sz="0" w:space="0" w:color="auto"/>
        <w:bottom w:val="none" w:sz="0" w:space="0" w:color="auto"/>
        <w:right w:val="none" w:sz="0" w:space="0" w:color="auto"/>
      </w:divBdr>
    </w:div>
    <w:div w:id="38408359">
      <w:bodyDiv w:val="1"/>
      <w:marLeft w:val="0"/>
      <w:marRight w:val="0"/>
      <w:marTop w:val="0"/>
      <w:marBottom w:val="0"/>
      <w:divBdr>
        <w:top w:val="none" w:sz="0" w:space="0" w:color="auto"/>
        <w:left w:val="none" w:sz="0" w:space="0" w:color="auto"/>
        <w:bottom w:val="none" w:sz="0" w:space="0" w:color="auto"/>
        <w:right w:val="none" w:sz="0" w:space="0" w:color="auto"/>
      </w:divBdr>
    </w:div>
    <w:div w:id="63530336">
      <w:bodyDiv w:val="1"/>
      <w:marLeft w:val="0"/>
      <w:marRight w:val="0"/>
      <w:marTop w:val="0"/>
      <w:marBottom w:val="0"/>
      <w:divBdr>
        <w:top w:val="none" w:sz="0" w:space="0" w:color="auto"/>
        <w:left w:val="none" w:sz="0" w:space="0" w:color="auto"/>
        <w:bottom w:val="none" w:sz="0" w:space="0" w:color="auto"/>
        <w:right w:val="none" w:sz="0" w:space="0" w:color="auto"/>
      </w:divBdr>
    </w:div>
    <w:div w:id="76483605">
      <w:bodyDiv w:val="1"/>
      <w:marLeft w:val="0"/>
      <w:marRight w:val="0"/>
      <w:marTop w:val="0"/>
      <w:marBottom w:val="0"/>
      <w:divBdr>
        <w:top w:val="none" w:sz="0" w:space="0" w:color="auto"/>
        <w:left w:val="none" w:sz="0" w:space="0" w:color="auto"/>
        <w:bottom w:val="none" w:sz="0" w:space="0" w:color="auto"/>
        <w:right w:val="none" w:sz="0" w:space="0" w:color="auto"/>
      </w:divBdr>
    </w:div>
    <w:div w:id="91363430">
      <w:bodyDiv w:val="1"/>
      <w:marLeft w:val="0"/>
      <w:marRight w:val="0"/>
      <w:marTop w:val="0"/>
      <w:marBottom w:val="0"/>
      <w:divBdr>
        <w:top w:val="none" w:sz="0" w:space="0" w:color="auto"/>
        <w:left w:val="none" w:sz="0" w:space="0" w:color="auto"/>
        <w:bottom w:val="none" w:sz="0" w:space="0" w:color="auto"/>
        <w:right w:val="none" w:sz="0" w:space="0" w:color="auto"/>
      </w:divBdr>
    </w:div>
    <w:div w:id="138571588">
      <w:bodyDiv w:val="1"/>
      <w:marLeft w:val="0"/>
      <w:marRight w:val="0"/>
      <w:marTop w:val="0"/>
      <w:marBottom w:val="0"/>
      <w:divBdr>
        <w:top w:val="none" w:sz="0" w:space="0" w:color="auto"/>
        <w:left w:val="none" w:sz="0" w:space="0" w:color="auto"/>
        <w:bottom w:val="none" w:sz="0" w:space="0" w:color="auto"/>
        <w:right w:val="none" w:sz="0" w:space="0" w:color="auto"/>
      </w:divBdr>
    </w:div>
    <w:div w:id="183639468">
      <w:bodyDiv w:val="1"/>
      <w:marLeft w:val="0"/>
      <w:marRight w:val="0"/>
      <w:marTop w:val="0"/>
      <w:marBottom w:val="0"/>
      <w:divBdr>
        <w:top w:val="none" w:sz="0" w:space="0" w:color="auto"/>
        <w:left w:val="none" w:sz="0" w:space="0" w:color="auto"/>
        <w:bottom w:val="none" w:sz="0" w:space="0" w:color="auto"/>
        <w:right w:val="none" w:sz="0" w:space="0" w:color="auto"/>
      </w:divBdr>
    </w:div>
    <w:div w:id="184247767">
      <w:bodyDiv w:val="1"/>
      <w:marLeft w:val="0"/>
      <w:marRight w:val="0"/>
      <w:marTop w:val="0"/>
      <w:marBottom w:val="0"/>
      <w:divBdr>
        <w:top w:val="none" w:sz="0" w:space="0" w:color="auto"/>
        <w:left w:val="none" w:sz="0" w:space="0" w:color="auto"/>
        <w:bottom w:val="none" w:sz="0" w:space="0" w:color="auto"/>
        <w:right w:val="none" w:sz="0" w:space="0" w:color="auto"/>
      </w:divBdr>
    </w:div>
    <w:div w:id="217280878">
      <w:bodyDiv w:val="1"/>
      <w:marLeft w:val="0"/>
      <w:marRight w:val="0"/>
      <w:marTop w:val="0"/>
      <w:marBottom w:val="0"/>
      <w:divBdr>
        <w:top w:val="none" w:sz="0" w:space="0" w:color="auto"/>
        <w:left w:val="none" w:sz="0" w:space="0" w:color="auto"/>
        <w:bottom w:val="none" w:sz="0" w:space="0" w:color="auto"/>
        <w:right w:val="none" w:sz="0" w:space="0" w:color="auto"/>
      </w:divBdr>
    </w:div>
    <w:div w:id="238638000">
      <w:bodyDiv w:val="1"/>
      <w:marLeft w:val="0"/>
      <w:marRight w:val="0"/>
      <w:marTop w:val="0"/>
      <w:marBottom w:val="0"/>
      <w:divBdr>
        <w:top w:val="none" w:sz="0" w:space="0" w:color="auto"/>
        <w:left w:val="none" w:sz="0" w:space="0" w:color="auto"/>
        <w:bottom w:val="none" w:sz="0" w:space="0" w:color="auto"/>
        <w:right w:val="none" w:sz="0" w:space="0" w:color="auto"/>
      </w:divBdr>
    </w:div>
    <w:div w:id="239871604">
      <w:bodyDiv w:val="1"/>
      <w:marLeft w:val="0"/>
      <w:marRight w:val="0"/>
      <w:marTop w:val="0"/>
      <w:marBottom w:val="0"/>
      <w:divBdr>
        <w:top w:val="none" w:sz="0" w:space="0" w:color="auto"/>
        <w:left w:val="none" w:sz="0" w:space="0" w:color="auto"/>
        <w:bottom w:val="none" w:sz="0" w:space="0" w:color="auto"/>
        <w:right w:val="none" w:sz="0" w:space="0" w:color="auto"/>
      </w:divBdr>
    </w:div>
    <w:div w:id="267467518">
      <w:bodyDiv w:val="1"/>
      <w:marLeft w:val="0"/>
      <w:marRight w:val="0"/>
      <w:marTop w:val="0"/>
      <w:marBottom w:val="0"/>
      <w:divBdr>
        <w:top w:val="none" w:sz="0" w:space="0" w:color="auto"/>
        <w:left w:val="none" w:sz="0" w:space="0" w:color="auto"/>
        <w:bottom w:val="none" w:sz="0" w:space="0" w:color="auto"/>
        <w:right w:val="none" w:sz="0" w:space="0" w:color="auto"/>
      </w:divBdr>
    </w:div>
    <w:div w:id="288586012">
      <w:bodyDiv w:val="1"/>
      <w:marLeft w:val="0"/>
      <w:marRight w:val="0"/>
      <w:marTop w:val="0"/>
      <w:marBottom w:val="0"/>
      <w:divBdr>
        <w:top w:val="none" w:sz="0" w:space="0" w:color="auto"/>
        <w:left w:val="none" w:sz="0" w:space="0" w:color="auto"/>
        <w:bottom w:val="none" w:sz="0" w:space="0" w:color="auto"/>
        <w:right w:val="none" w:sz="0" w:space="0" w:color="auto"/>
      </w:divBdr>
    </w:div>
    <w:div w:id="364529560">
      <w:bodyDiv w:val="1"/>
      <w:marLeft w:val="0"/>
      <w:marRight w:val="0"/>
      <w:marTop w:val="0"/>
      <w:marBottom w:val="0"/>
      <w:divBdr>
        <w:top w:val="none" w:sz="0" w:space="0" w:color="auto"/>
        <w:left w:val="none" w:sz="0" w:space="0" w:color="auto"/>
        <w:bottom w:val="none" w:sz="0" w:space="0" w:color="auto"/>
        <w:right w:val="none" w:sz="0" w:space="0" w:color="auto"/>
      </w:divBdr>
    </w:div>
    <w:div w:id="420224766">
      <w:bodyDiv w:val="1"/>
      <w:marLeft w:val="0"/>
      <w:marRight w:val="0"/>
      <w:marTop w:val="0"/>
      <w:marBottom w:val="0"/>
      <w:divBdr>
        <w:top w:val="none" w:sz="0" w:space="0" w:color="auto"/>
        <w:left w:val="none" w:sz="0" w:space="0" w:color="auto"/>
        <w:bottom w:val="none" w:sz="0" w:space="0" w:color="auto"/>
        <w:right w:val="none" w:sz="0" w:space="0" w:color="auto"/>
      </w:divBdr>
    </w:div>
    <w:div w:id="596258528">
      <w:bodyDiv w:val="1"/>
      <w:marLeft w:val="0"/>
      <w:marRight w:val="0"/>
      <w:marTop w:val="0"/>
      <w:marBottom w:val="0"/>
      <w:divBdr>
        <w:top w:val="none" w:sz="0" w:space="0" w:color="auto"/>
        <w:left w:val="none" w:sz="0" w:space="0" w:color="auto"/>
        <w:bottom w:val="none" w:sz="0" w:space="0" w:color="auto"/>
        <w:right w:val="none" w:sz="0" w:space="0" w:color="auto"/>
      </w:divBdr>
    </w:div>
    <w:div w:id="600840948">
      <w:bodyDiv w:val="1"/>
      <w:marLeft w:val="0"/>
      <w:marRight w:val="0"/>
      <w:marTop w:val="0"/>
      <w:marBottom w:val="0"/>
      <w:divBdr>
        <w:top w:val="none" w:sz="0" w:space="0" w:color="auto"/>
        <w:left w:val="none" w:sz="0" w:space="0" w:color="auto"/>
        <w:bottom w:val="none" w:sz="0" w:space="0" w:color="auto"/>
        <w:right w:val="none" w:sz="0" w:space="0" w:color="auto"/>
      </w:divBdr>
    </w:div>
    <w:div w:id="608397237">
      <w:bodyDiv w:val="1"/>
      <w:marLeft w:val="0"/>
      <w:marRight w:val="0"/>
      <w:marTop w:val="0"/>
      <w:marBottom w:val="0"/>
      <w:divBdr>
        <w:top w:val="none" w:sz="0" w:space="0" w:color="auto"/>
        <w:left w:val="none" w:sz="0" w:space="0" w:color="auto"/>
        <w:bottom w:val="none" w:sz="0" w:space="0" w:color="auto"/>
        <w:right w:val="none" w:sz="0" w:space="0" w:color="auto"/>
      </w:divBdr>
    </w:div>
    <w:div w:id="642388854">
      <w:bodyDiv w:val="1"/>
      <w:marLeft w:val="0"/>
      <w:marRight w:val="0"/>
      <w:marTop w:val="0"/>
      <w:marBottom w:val="0"/>
      <w:divBdr>
        <w:top w:val="none" w:sz="0" w:space="0" w:color="auto"/>
        <w:left w:val="none" w:sz="0" w:space="0" w:color="auto"/>
        <w:bottom w:val="none" w:sz="0" w:space="0" w:color="auto"/>
        <w:right w:val="none" w:sz="0" w:space="0" w:color="auto"/>
      </w:divBdr>
    </w:div>
    <w:div w:id="664358045">
      <w:bodyDiv w:val="1"/>
      <w:marLeft w:val="0"/>
      <w:marRight w:val="0"/>
      <w:marTop w:val="0"/>
      <w:marBottom w:val="0"/>
      <w:divBdr>
        <w:top w:val="none" w:sz="0" w:space="0" w:color="auto"/>
        <w:left w:val="none" w:sz="0" w:space="0" w:color="auto"/>
        <w:bottom w:val="none" w:sz="0" w:space="0" w:color="auto"/>
        <w:right w:val="none" w:sz="0" w:space="0" w:color="auto"/>
      </w:divBdr>
    </w:div>
    <w:div w:id="666712546">
      <w:bodyDiv w:val="1"/>
      <w:marLeft w:val="0"/>
      <w:marRight w:val="0"/>
      <w:marTop w:val="0"/>
      <w:marBottom w:val="0"/>
      <w:divBdr>
        <w:top w:val="none" w:sz="0" w:space="0" w:color="auto"/>
        <w:left w:val="none" w:sz="0" w:space="0" w:color="auto"/>
        <w:bottom w:val="none" w:sz="0" w:space="0" w:color="auto"/>
        <w:right w:val="none" w:sz="0" w:space="0" w:color="auto"/>
      </w:divBdr>
    </w:div>
    <w:div w:id="718163422">
      <w:bodyDiv w:val="1"/>
      <w:marLeft w:val="0"/>
      <w:marRight w:val="0"/>
      <w:marTop w:val="0"/>
      <w:marBottom w:val="0"/>
      <w:divBdr>
        <w:top w:val="none" w:sz="0" w:space="0" w:color="auto"/>
        <w:left w:val="none" w:sz="0" w:space="0" w:color="auto"/>
        <w:bottom w:val="none" w:sz="0" w:space="0" w:color="auto"/>
        <w:right w:val="none" w:sz="0" w:space="0" w:color="auto"/>
      </w:divBdr>
    </w:div>
    <w:div w:id="732659336">
      <w:bodyDiv w:val="1"/>
      <w:marLeft w:val="0"/>
      <w:marRight w:val="0"/>
      <w:marTop w:val="0"/>
      <w:marBottom w:val="0"/>
      <w:divBdr>
        <w:top w:val="none" w:sz="0" w:space="0" w:color="auto"/>
        <w:left w:val="none" w:sz="0" w:space="0" w:color="auto"/>
        <w:bottom w:val="none" w:sz="0" w:space="0" w:color="auto"/>
        <w:right w:val="none" w:sz="0" w:space="0" w:color="auto"/>
      </w:divBdr>
    </w:div>
    <w:div w:id="761150151">
      <w:bodyDiv w:val="1"/>
      <w:marLeft w:val="0"/>
      <w:marRight w:val="0"/>
      <w:marTop w:val="0"/>
      <w:marBottom w:val="0"/>
      <w:divBdr>
        <w:top w:val="none" w:sz="0" w:space="0" w:color="auto"/>
        <w:left w:val="none" w:sz="0" w:space="0" w:color="auto"/>
        <w:bottom w:val="none" w:sz="0" w:space="0" w:color="auto"/>
        <w:right w:val="none" w:sz="0" w:space="0" w:color="auto"/>
      </w:divBdr>
    </w:div>
    <w:div w:id="858351777">
      <w:bodyDiv w:val="1"/>
      <w:marLeft w:val="0"/>
      <w:marRight w:val="0"/>
      <w:marTop w:val="0"/>
      <w:marBottom w:val="0"/>
      <w:divBdr>
        <w:top w:val="none" w:sz="0" w:space="0" w:color="auto"/>
        <w:left w:val="none" w:sz="0" w:space="0" w:color="auto"/>
        <w:bottom w:val="none" w:sz="0" w:space="0" w:color="auto"/>
        <w:right w:val="none" w:sz="0" w:space="0" w:color="auto"/>
      </w:divBdr>
    </w:div>
    <w:div w:id="866333796">
      <w:bodyDiv w:val="1"/>
      <w:marLeft w:val="0"/>
      <w:marRight w:val="0"/>
      <w:marTop w:val="0"/>
      <w:marBottom w:val="0"/>
      <w:divBdr>
        <w:top w:val="none" w:sz="0" w:space="0" w:color="auto"/>
        <w:left w:val="none" w:sz="0" w:space="0" w:color="auto"/>
        <w:bottom w:val="none" w:sz="0" w:space="0" w:color="auto"/>
        <w:right w:val="none" w:sz="0" w:space="0" w:color="auto"/>
      </w:divBdr>
    </w:div>
    <w:div w:id="879244714">
      <w:bodyDiv w:val="1"/>
      <w:marLeft w:val="0"/>
      <w:marRight w:val="0"/>
      <w:marTop w:val="0"/>
      <w:marBottom w:val="0"/>
      <w:divBdr>
        <w:top w:val="none" w:sz="0" w:space="0" w:color="auto"/>
        <w:left w:val="none" w:sz="0" w:space="0" w:color="auto"/>
        <w:bottom w:val="none" w:sz="0" w:space="0" w:color="auto"/>
        <w:right w:val="none" w:sz="0" w:space="0" w:color="auto"/>
      </w:divBdr>
    </w:div>
    <w:div w:id="884365428">
      <w:bodyDiv w:val="1"/>
      <w:marLeft w:val="0"/>
      <w:marRight w:val="0"/>
      <w:marTop w:val="0"/>
      <w:marBottom w:val="0"/>
      <w:divBdr>
        <w:top w:val="none" w:sz="0" w:space="0" w:color="auto"/>
        <w:left w:val="none" w:sz="0" w:space="0" w:color="auto"/>
        <w:bottom w:val="none" w:sz="0" w:space="0" w:color="auto"/>
        <w:right w:val="none" w:sz="0" w:space="0" w:color="auto"/>
      </w:divBdr>
    </w:div>
    <w:div w:id="962926219">
      <w:bodyDiv w:val="1"/>
      <w:marLeft w:val="0"/>
      <w:marRight w:val="0"/>
      <w:marTop w:val="0"/>
      <w:marBottom w:val="0"/>
      <w:divBdr>
        <w:top w:val="none" w:sz="0" w:space="0" w:color="auto"/>
        <w:left w:val="none" w:sz="0" w:space="0" w:color="auto"/>
        <w:bottom w:val="none" w:sz="0" w:space="0" w:color="auto"/>
        <w:right w:val="none" w:sz="0" w:space="0" w:color="auto"/>
      </w:divBdr>
    </w:div>
    <w:div w:id="973027861">
      <w:bodyDiv w:val="1"/>
      <w:marLeft w:val="0"/>
      <w:marRight w:val="0"/>
      <w:marTop w:val="0"/>
      <w:marBottom w:val="0"/>
      <w:divBdr>
        <w:top w:val="none" w:sz="0" w:space="0" w:color="auto"/>
        <w:left w:val="none" w:sz="0" w:space="0" w:color="auto"/>
        <w:bottom w:val="none" w:sz="0" w:space="0" w:color="auto"/>
        <w:right w:val="none" w:sz="0" w:space="0" w:color="auto"/>
      </w:divBdr>
    </w:div>
    <w:div w:id="1020821017">
      <w:bodyDiv w:val="1"/>
      <w:marLeft w:val="0"/>
      <w:marRight w:val="0"/>
      <w:marTop w:val="0"/>
      <w:marBottom w:val="0"/>
      <w:divBdr>
        <w:top w:val="none" w:sz="0" w:space="0" w:color="auto"/>
        <w:left w:val="none" w:sz="0" w:space="0" w:color="auto"/>
        <w:bottom w:val="none" w:sz="0" w:space="0" w:color="auto"/>
        <w:right w:val="none" w:sz="0" w:space="0" w:color="auto"/>
      </w:divBdr>
    </w:div>
    <w:div w:id="1068915640">
      <w:bodyDiv w:val="1"/>
      <w:marLeft w:val="0"/>
      <w:marRight w:val="0"/>
      <w:marTop w:val="0"/>
      <w:marBottom w:val="0"/>
      <w:divBdr>
        <w:top w:val="none" w:sz="0" w:space="0" w:color="auto"/>
        <w:left w:val="none" w:sz="0" w:space="0" w:color="auto"/>
        <w:bottom w:val="none" w:sz="0" w:space="0" w:color="auto"/>
        <w:right w:val="none" w:sz="0" w:space="0" w:color="auto"/>
      </w:divBdr>
    </w:div>
    <w:div w:id="1095858471">
      <w:bodyDiv w:val="1"/>
      <w:marLeft w:val="0"/>
      <w:marRight w:val="0"/>
      <w:marTop w:val="0"/>
      <w:marBottom w:val="0"/>
      <w:divBdr>
        <w:top w:val="none" w:sz="0" w:space="0" w:color="auto"/>
        <w:left w:val="none" w:sz="0" w:space="0" w:color="auto"/>
        <w:bottom w:val="none" w:sz="0" w:space="0" w:color="auto"/>
        <w:right w:val="none" w:sz="0" w:space="0" w:color="auto"/>
      </w:divBdr>
    </w:div>
    <w:div w:id="1142844045">
      <w:bodyDiv w:val="1"/>
      <w:marLeft w:val="0"/>
      <w:marRight w:val="0"/>
      <w:marTop w:val="0"/>
      <w:marBottom w:val="0"/>
      <w:divBdr>
        <w:top w:val="none" w:sz="0" w:space="0" w:color="auto"/>
        <w:left w:val="none" w:sz="0" w:space="0" w:color="auto"/>
        <w:bottom w:val="none" w:sz="0" w:space="0" w:color="auto"/>
        <w:right w:val="none" w:sz="0" w:space="0" w:color="auto"/>
      </w:divBdr>
    </w:div>
    <w:div w:id="1149058918">
      <w:bodyDiv w:val="1"/>
      <w:marLeft w:val="0"/>
      <w:marRight w:val="0"/>
      <w:marTop w:val="0"/>
      <w:marBottom w:val="0"/>
      <w:divBdr>
        <w:top w:val="none" w:sz="0" w:space="0" w:color="auto"/>
        <w:left w:val="none" w:sz="0" w:space="0" w:color="auto"/>
        <w:bottom w:val="none" w:sz="0" w:space="0" w:color="auto"/>
        <w:right w:val="none" w:sz="0" w:space="0" w:color="auto"/>
      </w:divBdr>
    </w:div>
    <w:div w:id="1161507555">
      <w:bodyDiv w:val="1"/>
      <w:marLeft w:val="0"/>
      <w:marRight w:val="0"/>
      <w:marTop w:val="0"/>
      <w:marBottom w:val="0"/>
      <w:divBdr>
        <w:top w:val="none" w:sz="0" w:space="0" w:color="auto"/>
        <w:left w:val="none" w:sz="0" w:space="0" w:color="auto"/>
        <w:bottom w:val="none" w:sz="0" w:space="0" w:color="auto"/>
        <w:right w:val="none" w:sz="0" w:space="0" w:color="auto"/>
      </w:divBdr>
    </w:div>
    <w:div w:id="1176771762">
      <w:bodyDiv w:val="1"/>
      <w:marLeft w:val="0"/>
      <w:marRight w:val="0"/>
      <w:marTop w:val="0"/>
      <w:marBottom w:val="0"/>
      <w:divBdr>
        <w:top w:val="none" w:sz="0" w:space="0" w:color="auto"/>
        <w:left w:val="none" w:sz="0" w:space="0" w:color="auto"/>
        <w:bottom w:val="none" w:sz="0" w:space="0" w:color="auto"/>
        <w:right w:val="none" w:sz="0" w:space="0" w:color="auto"/>
      </w:divBdr>
    </w:div>
    <w:div w:id="1193231693">
      <w:bodyDiv w:val="1"/>
      <w:marLeft w:val="0"/>
      <w:marRight w:val="0"/>
      <w:marTop w:val="0"/>
      <w:marBottom w:val="0"/>
      <w:divBdr>
        <w:top w:val="none" w:sz="0" w:space="0" w:color="auto"/>
        <w:left w:val="none" w:sz="0" w:space="0" w:color="auto"/>
        <w:bottom w:val="none" w:sz="0" w:space="0" w:color="auto"/>
        <w:right w:val="none" w:sz="0" w:space="0" w:color="auto"/>
      </w:divBdr>
    </w:div>
    <w:div w:id="1194346502">
      <w:bodyDiv w:val="1"/>
      <w:marLeft w:val="0"/>
      <w:marRight w:val="0"/>
      <w:marTop w:val="0"/>
      <w:marBottom w:val="0"/>
      <w:divBdr>
        <w:top w:val="none" w:sz="0" w:space="0" w:color="auto"/>
        <w:left w:val="none" w:sz="0" w:space="0" w:color="auto"/>
        <w:bottom w:val="none" w:sz="0" w:space="0" w:color="auto"/>
        <w:right w:val="none" w:sz="0" w:space="0" w:color="auto"/>
      </w:divBdr>
    </w:div>
    <w:div w:id="1260942865">
      <w:bodyDiv w:val="1"/>
      <w:marLeft w:val="0"/>
      <w:marRight w:val="0"/>
      <w:marTop w:val="0"/>
      <w:marBottom w:val="0"/>
      <w:divBdr>
        <w:top w:val="none" w:sz="0" w:space="0" w:color="auto"/>
        <w:left w:val="none" w:sz="0" w:space="0" w:color="auto"/>
        <w:bottom w:val="none" w:sz="0" w:space="0" w:color="auto"/>
        <w:right w:val="none" w:sz="0" w:space="0" w:color="auto"/>
      </w:divBdr>
    </w:div>
    <w:div w:id="1293710329">
      <w:bodyDiv w:val="1"/>
      <w:marLeft w:val="0"/>
      <w:marRight w:val="0"/>
      <w:marTop w:val="0"/>
      <w:marBottom w:val="0"/>
      <w:divBdr>
        <w:top w:val="none" w:sz="0" w:space="0" w:color="auto"/>
        <w:left w:val="none" w:sz="0" w:space="0" w:color="auto"/>
        <w:bottom w:val="none" w:sz="0" w:space="0" w:color="auto"/>
        <w:right w:val="none" w:sz="0" w:space="0" w:color="auto"/>
      </w:divBdr>
    </w:div>
    <w:div w:id="1300070098">
      <w:bodyDiv w:val="1"/>
      <w:marLeft w:val="0"/>
      <w:marRight w:val="0"/>
      <w:marTop w:val="0"/>
      <w:marBottom w:val="0"/>
      <w:divBdr>
        <w:top w:val="none" w:sz="0" w:space="0" w:color="auto"/>
        <w:left w:val="none" w:sz="0" w:space="0" w:color="auto"/>
        <w:bottom w:val="none" w:sz="0" w:space="0" w:color="auto"/>
        <w:right w:val="none" w:sz="0" w:space="0" w:color="auto"/>
      </w:divBdr>
    </w:div>
    <w:div w:id="1318806115">
      <w:bodyDiv w:val="1"/>
      <w:marLeft w:val="0"/>
      <w:marRight w:val="0"/>
      <w:marTop w:val="0"/>
      <w:marBottom w:val="0"/>
      <w:divBdr>
        <w:top w:val="none" w:sz="0" w:space="0" w:color="auto"/>
        <w:left w:val="none" w:sz="0" w:space="0" w:color="auto"/>
        <w:bottom w:val="none" w:sz="0" w:space="0" w:color="auto"/>
        <w:right w:val="none" w:sz="0" w:space="0" w:color="auto"/>
      </w:divBdr>
    </w:div>
    <w:div w:id="1334606595">
      <w:bodyDiv w:val="1"/>
      <w:marLeft w:val="0"/>
      <w:marRight w:val="0"/>
      <w:marTop w:val="0"/>
      <w:marBottom w:val="0"/>
      <w:divBdr>
        <w:top w:val="none" w:sz="0" w:space="0" w:color="auto"/>
        <w:left w:val="none" w:sz="0" w:space="0" w:color="auto"/>
        <w:bottom w:val="none" w:sz="0" w:space="0" w:color="auto"/>
        <w:right w:val="none" w:sz="0" w:space="0" w:color="auto"/>
      </w:divBdr>
    </w:div>
    <w:div w:id="1386097774">
      <w:bodyDiv w:val="1"/>
      <w:marLeft w:val="0"/>
      <w:marRight w:val="0"/>
      <w:marTop w:val="0"/>
      <w:marBottom w:val="0"/>
      <w:divBdr>
        <w:top w:val="none" w:sz="0" w:space="0" w:color="auto"/>
        <w:left w:val="none" w:sz="0" w:space="0" w:color="auto"/>
        <w:bottom w:val="none" w:sz="0" w:space="0" w:color="auto"/>
        <w:right w:val="none" w:sz="0" w:space="0" w:color="auto"/>
      </w:divBdr>
    </w:div>
    <w:div w:id="1390182121">
      <w:bodyDiv w:val="1"/>
      <w:marLeft w:val="0"/>
      <w:marRight w:val="0"/>
      <w:marTop w:val="0"/>
      <w:marBottom w:val="0"/>
      <w:divBdr>
        <w:top w:val="none" w:sz="0" w:space="0" w:color="auto"/>
        <w:left w:val="none" w:sz="0" w:space="0" w:color="auto"/>
        <w:bottom w:val="none" w:sz="0" w:space="0" w:color="auto"/>
        <w:right w:val="none" w:sz="0" w:space="0" w:color="auto"/>
      </w:divBdr>
    </w:div>
    <w:div w:id="1398015117">
      <w:bodyDiv w:val="1"/>
      <w:marLeft w:val="0"/>
      <w:marRight w:val="0"/>
      <w:marTop w:val="0"/>
      <w:marBottom w:val="0"/>
      <w:divBdr>
        <w:top w:val="none" w:sz="0" w:space="0" w:color="auto"/>
        <w:left w:val="none" w:sz="0" w:space="0" w:color="auto"/>
        <w:bottom w:val="none" w:sz="0" w:space="0" w:color="auto"/>
        <w:right w:val="none" w:sz="0" w:space="0" w:color="auto"/>
      </w:divBdr>
    </w:div>
    <w:div w:id="1447702308">
      <w:bodyDiv w:val="1"/>
      <w:marLeft w:val="0"/>
      <w:marRight w:val="0"/>
      <w:marTop w:val="0"/>
      <w:marBottom w:val="0"/>
      <w:divBdr>
        <w:top w:val="none" w:sz="0" w:space="0" w:color="auto"/>
        <w:left w:val="none" w:sz="0" w:space="0" w:color="auto"/>
        <w:bottom w:val="none" w:sz="0" w:space="0" w:color="auto"/>
        <w:right w:val="none" w:sz="0" w:space="0" w:color="auto"/>
      </w:divBdr>
    </w:div>
    <w:div w:id="1447847353">
      <w:bodyDiv w:val="1"/>
      <w:marLeft w:val="0"/>
      <w:marRight w:val="0"/>
      <w:marTop w:val="0"/>
      <w:marBottom w:val="0"/>
      <w:divBdr>
        <w:top w:val="none" w:sz="0" w:space="0" w:color="auto"/>
        <w:left w:val="none" w:sz="0" w:space="0" w:color="auto"/>
        <w:bottom w:val="none" w:sz="0" w:space="0" w:color="auto"/>
        <w:right w:val="none" w:sz="0" w:space="0" w:color="auto"/>
      </w:divBdr>
    </w:div>
    <w:div w:id="1452281455">
      <w:bodyDiv w:val="1"/>
      <w:marLeft w:val="0"/>
      <w:marRight w:val="0"/>
      <w:marTop w:val="0"/>
      <w:marBottom w:val="0"/>
      <w:divBdr>
        <w:top w:val="none" w:sz="0" w:space="0" w:color="auto"/>
        <w:left w:val="none" w:sz="0" w:space="0" w:color="auto"/>
        <w:bottom w:val="none" w:sz="0" w:space="0" w:color="auto"/>
        <w:right w:val="none" w:sz="0" w:space="0" w:color="auto"/>
      </w:divBdr>
    </w:div>
    <w:div w:id="1465584530">
      <w:bodyDiv w:val="1"/>
      <w:marLeft w:val="0"/>
      <w:marRight w:val="0"/>
      <w:marTop w:val="0"/>
      <w:marBottom w:val="0"/>
      <w:divBdr>
        <w:top w:val="none" w:sz="0" w:space="0" w:color="auto"/>
        <w:left w:val="none" w:sz="0" w:space="0" w:color="auto"/>
        <w:bottom w:val="none" w:sz="0" w:space="0" w:color="auto"/>
        <w:right w:val="none" w:sz="0" w:space="0" w:color="auto"/>
      </w:divBdr>
    </w:div>
    <w:div w:id="1485391185">
      <w:bodyDiv w:val="1"/>
      <w:marLeft w:val="0"/>
      <w:marRight w:val="0"/>
      <w:marTop w:val="0"/>
      <w:marBottom w:val="0"/>
      <w:divBdr>
        <w:top w:val="none" w:sz="0" w:space="0" w:color="auto"/>
        <w:left w:val="none" w:sz="0" w:space="0" w:color="auto"/>
        <w:bottom w:val="none" w:sz="0" w:space="0" w:color="auto"/>
        <w:right w:val="none" w:sz="0" w:space="0" w:color="auto"/>
      </w:divBdr>
    </w:div>
    <w:div w:id="1492746210">
      <w:bodyDiv w:val="1"/>
      <w:marLeft w:val="0"/>
      <w:marRight w:val="0"/>
      <w:marTop w:val="0"/>
      <w:marBottom w:val="0"/>
      <w:divBdr>
        <w:top w:val="none" w:sz="0" w:space="0" w:color="auto"/>
        <w:left w:val="none" w:sz="0" w:space="0" w:color="auto"/>
        <w:bottom w:val="none" w:sz="0" w:space="0" w:color="auto"/>
        <w:right w:val="none" w:sz="0" w:space="0" w:color="auto"/>
      </w:divBdr>
    </w:div>
    <w:div w:id="1535071905">
      <w:bodyDiv w:val="1"/>
      <w:marLeft w:val="0"/>
      <w:marRight w:val="0"/>
      <w:marTop w:val="0"/>
      <w:marBottom w:val="0"/>
      <w:divBdr>
        <w:top w:val="none" w:sz="0" w:space="0" w:color="auto"/>
        <w:left w:val="none" w:sz="0" w:space="0" w:color="auto"/>
        <w:bottom w:val="none" w:sz="0" w:space="0" w:color="auto"/>
        <w:right w:val="none" w:sz="0" w:space="0" w:color="auto"/>
      </w:divBdr>
    </w:div>
    <w:div w:id="1574074798">
      <w:bodyDiv w:val="1"/>
      <w:marLeft w:val="0"/>
      <w:marRight w:val="0"/>
      <w:marTop w:val="0"/>
      <w:marBottom w:val="0"/>
      <w:divBdr>
        <w:top w:val="none" w:sz="0" w:space="0" w:color="auto"/>
        <w:left w:val="none" w:sz="0" w:space="0" w:color="auto"/>
        <w:bottom w:val="none" w:sz="0" w:space="0" w:color="auto"/>
        <w:right w:val="none" w:sz="0" w:space="0" w:color="auto"/>
      </w:divBdr>
    </w:div>
    <w:div w:id="1620409840">
      <w:bodyDiv w:val="1"/>
      <w:marLeft w:val="0"/>
      <w:marRight w:val="0"/>
      <w:marTop w:val="0"/>
      <w:marBottom w:val="0"/>
      <w:divBdr>
        <w:top w:val="none" w:sz="0" w:space="0" w:color="auto"/>
        <w:left w:val="none" w:sz="0" w:space="0" w:color="auto"/>
        <w:bottom w:val="none" w:sz="0" w:space="0" w:color="auto"/>
        <w:right w:val="none" w:sz="0" w:space="0" w:color="auto"/>
      </w:divBdr>
    </w:div>
    <w:div w:id="1622610863">
      <w:bodyDiv w:val="1"/>
      <w:marLeft w:val="0"/>
      <w:marRight w:val="0"/>
      <w:marTop w:val="0"/>
      <w:marBottom w:val="0"/>
      <w:divBdr>
        <w:top w:val="none" w:sz="0" w:space="0" w:color="auto"/>
        <w:left w:val="none" w:sz="0" w:space="0" w:color="auto"/>
        <w:bottom w:val="none" w:sz="0" w:space="0" w:color="auto"/>
        <w:right w:val="none" w:sz="0" w:space="0" w:color="auto"/>
      </w:divBdr>
    </w:div>
    <w:div w:id="1644581533">
      <w:bodyDiv w:val="1"/>
      <w:marLeft w:val="0"/>
      <w:marRight w:val="0"/>
      <w:marTop w:val="0"/>
      <w:marBottom w:val="0"/>
      <w:divBdr>
        <w:top w:val="none" w:sz="0" w:space="0" w:color="auto"/>
        <w:left w:val="none" w:sz="0" w:space="0" w:color="auto"/>
        <w:bottom w:val="none" w:sz="0" w:space="0" w:color="auto"/>
        <w:right w:val="none" w:sz="0" w:space="0" w:color="auto"/>
      </w:divBdr>
    </w:div>
    <w:div w:id="1716808257">
      <w:bodyDiv w:val="1"/>
      <w:marLeft w:val="0"/>
      <w:marRight w:val="0"/>
      <w:marTop w:val="0"/>
      <w:marBottom w:val="0"/>
      <w:divBdr>
        <w:top w:val="none" w:sz="0" w:space="0" w:color="auto"/>
        <w:left w:val="none" w:sz="0" w:space="0" w:color="auto"/>
        <w:bottom w:val="none" w:sz="0" w:space="0" w:color="auto"/>
        <w:right w:val="none" w:sz="0" w:space="0" w:color="auto"/>
      </w:divBdr>
    </w:div>
    <w:div w:id="1731078647">
      <w:bodyDiv w:val="1"/>
      <w:marLeft w:val="0"/>
      <w:marRight w:val="0"/>
      <w:marTop w:val="0"/>
      <w:marBottom w:val="0"/>
      <w:divBdr>
        <w:top w:val="none" w:sz="0" w:space="0" w:color="auto"/>
        <w:left w:val="none" w:sz="0" w:space="0" w:color="auto"/>
        <w:bottom w:val="none" w:sz="0" w:space="0" w:color="auto"/>
        <w:right w:val="none" w:sz="0" w:space="0" w:color="auto"/>
      </w:divBdr>
    </w:div>
    <w:div w:id="1759449467">
      <w:bodyDiv w:val="1"/>
      <w:marLeft w:val="0"/>
      <w:marRight w:val="0"/>
      <w:marTop w:val="0"/>
      <w:marBottom w:val="0"/>
      <w:divBdr>
        <w:top w:val="none" w:sz="0" w:space="0" w:color="auto"/>
        <w:left w:val="none" w:sz="0" w:space="0" w:color="auto"/>
        <w:bottom w:val="none" w:sz="0" w:space="0" w:color="auto"/>
        <w:right w:val="none" w:sz="0" w:space="0" w:color="auto"/>
      </w:divBdr>
    </w:div>
    <w:div w:id="1761366778">
      <w:bodyDiv w:val="1"/>
      <w:marLeft w:val="0"/>
      <w:marRight w:val="0"/>
      <w:marTop w:val="0"/>
      <w:marBottom w:val="0"/>
      <w:divBdr>
        <w:top w:val="none" w:sz="0" w:space="0" w:color="auto"/>
        <w:left w:val="none" w:sz="0" w:space="0" w:color="auto"/>
        <w:bottom w:val="none" w:sz="0" w:space="0" w:color="auto"/>
        <w:right w:val="none" w:sz="0" w:space="0" w:color="auto"/>
      </w:divBdr>
    </w:div>
    <w:div w:id="1769931705">
      <w:bodyDiv w:val="1"/>
      <w:marLeft w:val="0"/>
      <w:marRight w:val="0"/>
      <w:marTop w:val="0"/>
      <w:marBottom w:val="0"/>
      <w:divBdr>
        <w:top w:val="none" w:sz="0" w:space="0" w:color="auto"/>
        <w:left w:val="none" w:sz="0" w:space="0" w:color="auto"/>
        <w:bottom w:val="none" w:sz="0" w:space="0" w:color="auto"/>
        <w:right w:val="none" w:sz="0" w:space="0" w:color="auto"/>
      </w:divBdr>
    </w:div>
    <w:div w:id="1793939343">
      <w:bodyDiv w:val="1"/>
      <w:marLeft w:val="0"/>
      <w:marRight w:val="0"/>
      <w:marTop w:val="0"/>
      <w:marBottom w:val="0"/>
      <w:divBdr>
        <w:top w:val="none" w:sz="0" w:space="0" w:color="auto"/>
        <w:left w:val="none" w:sz="0" w:space="0" w:color="auto"/>
        <w:bottom w:val="none" w:sz="0" w:space="0" w:color="auto"/>
        <w:right w:val="none" w:sz="0" w:space="0" w:color="auto"/>
      </w:divBdr>
    </w:div>
    <w:div w:id="1825245604">
      <w:bodyDiv w:val="1"/>
      <w:marLeft w:val="0"/>
      <w:marRight w:val="0"/>
      <w:marTop w:val="0"/>
      <w:marBottom w:val="0"/>
      <w:divBdr>
        <w:top w:val="none" w:sz="0" w:space="0" w:color="auto"/>
        <w:left w:val="none" w:sz="0" w:space="0" w:color="auto"/>
        <w:bottom w:val="none" w:sz="0" w:space="0" w:color="auto"/>
        <w:right w:val="none" w:sz="0" w:space="0" w:color="auto"/>
      </w:divBdr>
    </w:div>
    <w:div w:id="1859730137">
      <w:bodyDiv w:val="1"/>
      <w:marLeft w:val="0"/>
      <w:marRight w:val="0"/>
      <w:marTop w:val="0"/>
      <w:marBottom w:val="0"/>
      <w:divBdr>
        <w:top w:val="none" w:sz="0" w:space="0" w:color="auto"/>
        <w:left w:val="none" w:sz="0" w:space="0" w:color="auto"/>
        <w:bottom w:val="none" w:sz="0" w:space="0" w:color="auto"/>
        <w:right w:val="none" w:sz="0" w:space="0" w:color="auto"/>
      </w:divBdr>
    </w:div>
    <w:div w:id="1891575973">
      <w:bodyDiv w:val="1"/>
      <w:marLeft w:val="0"/>
      <w:marRight w:val="0"/>
      <w:marTop w:val="0"/>
      <w:marBottom w:val="0"/>
      <w:divBdr>
        <w:top w:val="none" w:sz="0" w:space="0" w:color="auto"/>
        <w:left w:val="none" w:sz="0" w:space="0" w:color="auto"/>
        <w:bottom w:val="none" w:sz="0" w:space="0" w:color="auto"/>
        <w:right w:val="none" w:sz="0" w:space="0" w:color="auto"/>
      </w:divBdr>
    </w:div>
    <w:div w:id="1891913483">
      <w:bodyDiv w:val="1"/>
      <w:marLeft w:val="0"/>
      <w:marRight w:val="0"/>
      <w:marTop w:val="0"/>
      <w:marBottom w:val="0"/>
      <w:divBdr>
        <w:top w:val="none" w:sz="0" w:space="0" w:color="auto"/>
        <w:left w:val="none" w:sz="0" w:space="0" w:color="auto"/>
        <w:bottom w:val="none" w:sz="0" w:space="0" w:color="auto"/>
        <w:right w:val="none" w:sz="0" w:space="0" w:color="auto"/>
      </w:divBdr>
    </w:div>
    <w:div w:id="1915971298">
      <w:bodyDiv w:val="1"/>
      <w:marLeft w:val="0"/>
      <w:marRight w:val="0"/>
      <w:marTop w:val="0"/>
      <w:marBottom w:val="0"/>
      <w:divBdr>
        <w:top w:val="none" w:sz="0" w:space="0" w:color="auto"/>
        <w:left w:val="none" w:sz="0" w:space="0" w:color="auto"/>
        <w:bottom w:val="none" w:sz="0" w:space="0" w:color="auto"/>
        <w:right w:val="none" w:sz="0" w:space="0" w:color="auto"/>
      </w:divBdr>
    </w:div>
    <w:div w:id="1968655838">
      <w:bodyDiv w:val="1"/>
      <w:marLeft w:val="0"/>
      <w:marRight w:val="0"/>
      <w:marTop w:val="0"/>
      <w:marBottom w:val="0"/>
      <w:divBdr>
        <w:top w:val="none" w:sz="0" w:space="0" w:color="auto"/>
        <w:left w:val="none" w:sz="0" w:space="0" w:color="auto"/>
        <w:bottom w:val="none" w:sz="0" w:space="0" w:color="auto"/>
        <w:right w:val="none" w:sz="0" w:space="0" w:color="auto"/>
      </w:divBdr>
    </w:div>
    <w:div w:id="1982076091">
      <w:bodyDiv w:val="1"/>
      <w:marLeft w:val="0"/>
      <w:marRight w:val="0"/>
      <w:marTop w:val="0"/>
      <w:marBottom w:val="0"/>
      <w:divBdr>
        <w:top w:val="none" w:sz="0" w:space="0" w:color="auto"/>
        <w:left w:val="none" w:sz="0" w:space="0" w:color="auto"/>
        <w:bottom w:val="none" w:sz="0" w:space="0" w:color="auto"/>
        <w:right w:val="none" w:sz="0" w:space="0" w:color="auto"/>
      </w:divBdr>
      <w:divsChild>
        <w:div w:id="1696887959">
          <w:marLeft w:val="0"/>
          <w:marRight w:val="0"/>
          <w:marTop w:val="0"/>
          <w:marBottom w:val="0"/>
          <w:divBdr>
            <w:top w:val="none" w:sz="0" w:space="0" w:color="auto"/>
            <w:left w:val="none" w:sz="0" w:space="0" w:color="auto"/>
            <w:bottom w:val="none" w:sz="0" w:space="0" w:color="auto"/>
            <w:right w:val="none" w:sz="0" w:space="0" w:color="auto"/>
          </w:divBdr>
          <w:divsChild>
            <w:div w:id="930821016">
              <w:marLeft w:val="0"/>
              <w:marRight w:val="0"/>
              <w:marTop w:val="0"/>
              <w:marBottom w:val="0"/>
              <w:divBdr>
                <w:top w:val="none" w:sz="0" w:space="0" w:color="auto"/>
                <w:left w:val="none" w:sz="0" w:space="0" w:color="auto"/>
                <w:bottom w:val="none" w:sz="0" w:space="0" w:color="auto"/>
                <w:right w:val="none" w:sz="0" w:space="0" w:color="auto"/>
              </w:divBdr>
            </w:div>
            <w:div w:id="133144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343818">
      <w:bodyDiv w:val="1"/>
      <w:marLeft w:val="0"/>
      <w:marRight w:val="0"/>
      <w:marTop w:val="0"/>
      <w:marBottom w:val="0"/>
      <w:divBdr>
        <w:top w:val="none" w:sz="0" w:space="0" w:color="auto"/>
        <w:left w:val="none" w:sz="0" w:space="0" w:color="auto"/>
        <w:bottom w:val="none" w:sz="0" w:space="0" w:color="auto"/>
        <w:right w:val="none" w:sz="0" w:space="0" w:color="auto"/>
      </w:divBdr>
    </w:div>
    <w:div w:id="2009095585">
      <w:bodyDiv w:val="1"/>
      <w:marLeft w:val="0"/>
      <w:marRight w:val="0"/>
      <w:marTop w:val="0"/>
      <w:marBottom w:val="0"/>
      <w:divBdr>
        <w:top w:val="none" w:sz="0" w:space="0" w:color="auto"/>
        <w:left w:val="none" w:sz="0" w:space="0" w:color="auto"/>
        <w:bottom w:val="none" w:sz="0" w:space="0" w:color="auto"/>
        <w:right w:val="none" w:sz="0" w:space="0" w:color="auto"/>
      </w:divBdr>
    </w:div>
    <w:div w:id="2049066240">
      <w:bodyDiv w:val="1"/>
      <w:marLeft w:val="0"/>
      <w:marRight w:val="0"/>
      <w:marTop w:val="0"/>
      <w:marBottom w:val="0"/>
      <w:divBdr>
        <w:top w:val="none" w:sz="0" w:space="0" w:color="auto"/>
        <w:left w:val="none" w:sz="0" w:space="0" w:color="auto"/>
        <w:bottom w:val="none" w:sz="0" w:space="0" w:color="auto"/>
        <w:right w:val="none" w:sz="0" w:space="0" w:color="auto"/>
      </w:divBdr>
    </w:div>
    <w:div w:id="2059160956">
      <w:bodyDiv w:val="1"/>
      <w:marLeft w:val="0"/>
      <w:marRight w:val="0"/>
      <w:marTop w:val="0"/>
      <w:marBottom w:val="0"/>
      <w:divBdr>
        <w:top w:val="none" w:sz="0" w:space="0" w:color="auto"/>
        <w:left w:val="none" w:sz="0" w:space="0" w:color="auto"/>
        <w:bottom w:val="none" w:sz="0" w:space="0" w:color="auto"/>
        <w:right w:val="none" w:sz="0" w:space="0" w:color="auto"/>
      </w:divBdr>
    </w:div>
    <w:div w:id="2064596904">
      <w:bodyDiv w:val="1"/>
      <w:marLeft w:val="0"/>
      <w:marRight w:val="0"/>
      <w:marTop w:val="0"/>
      <w:marBottom w:val="0"/>
      <w:divBdr>
        <w:top w:val="none" w:sz="0" w:space="0" w:color="auto"/>
        <w:left w:val="none" w:sz="0" w:space="0" w:color="auto"/>
        <w:bottom w:val="none" w:sz="0" w:space="0" w:color="auto"/>
        <w:right w:val="none" w:sz="0" w:space="0" w:color="auto"/>
      </w:divBdr>
    </w:div>
    <w:div w:id="2096703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microsoft.com/office/2016/09/relationships/commentsIds" Target="commentsIds.xml"/><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image" Target="media/image2.jpeg"/><Relationship Id="rId17" Type="http://schemas.microsoft.com/office/2011/relationships/commentsExtended" Target="commentsExtended.xml"/><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0.png"/><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9.png"/><Relationship Id="rId28" Type="http://schemas.openxmlformats.org/officeDocument/2006/relationships/footer" Target="footer1.xml"/><Relationship Id="rId10" Type="http://schemas.openxmlformats.org/officeDocument/2006/relationships/endnotes" Target="endnotes.xml"/><Relationship Id="rId19" Type="http://schemas.microsoft.com/office/2018/08/relationships/commentsExtensible" Target="commentsExtensible.xml"/><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8.png"/><Relationship Id="rId27" Type="http://schemas.openxmlformats.org/officeDocument/2006/relationships/header" Target="header1.xml"/><Relationship Id="rId30" Type="http://schemas.microsoft.com/office/2011/relationships/people" Target="people.xml"/></Relationships>
</file>

<file path=word/_rels/header1.xml.rels><?xml version="1.0" encoding="UTF-8" standalone="yes"?>
<Relationships xmlns="http://schemas.openxmlformats.org/package/2006/relationships"><Relationship Id="rId3" Type="http://schemas.openxmlformats.org/officeDocument/2006/relationships/hyperlink" Target="http://www.millwardbrown.com/" TargetMode="External"/><Relationship Id="rId2" Type="http://schemas.openxmlformats.org/officeDocument/2006/relationships/image" Target="media/image13.jpeg"/><Relationship Id="rId1" Type="http://schemas.openxmlformats.org/officeDocument/2006/relationships/hyperlink" Target="https://www.kantar.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9473e14649f422380abaea906c28710 xmlns="802e0a86-8e97-4676-80ba-edf2a8288115">
      <Terms xmlns="http://schemas.microsoft.com/office/infopath/2007/PartnerControls">
        <TermInfo xmlns="http://schemas.microsoft.com/office/infopath/2007/PartnerControls">
          <TermName xmlns="http://schemas.microsoft.com/office/infopath/2007/PartnerControls">Questionnaire</TermName>
          <TermId xmlns="http://schemas.microsoft.com/office/infopath/2007/PartnerControls">d80ab983-a447-4296-8698-825ffdfa031d</TermId>
        </TermInfo>
        <TermInfo xmlns="http://schemas.microsoft.com/office/infopath/2007/PartnerControls">
          <TermName xmlns="http://schemas.microsoft.com/office/infopath/2007/PartnerControls"> Master template</TermName>
          <TermId xmlns="http://schemas.microsoft.com/office/infopath/2007/PartnerControls">65bf31a5-38b4-4b85-a997-553bd204ff0d</TermId>
        </TermInfo>
      </Terms>
    </p9473e14649f422380abaea906c28710>
    <p11b359c7fb245abb61e0bbe02280977 xmlns="802e0a86-8e97-4676-80ba-edf2a8288115">
      <Terms xmlns="http://schemas.microsoft.com/office/infopath/2007/PartnerControls">
        <TermInfo xmlns="http://schemas.microsoft.com/office/infopath/2007/PartnerControls">
          <TermName xmlns="http://schemas.microsoft.com/office/infopath/2007/PartnerControls">Insights Division</TermName>
          <TermId xmlns="http://schemas.microsoft.com/office/infopath/2007/PartnerControls">e43539c3-3aa2-4d4e-9961-45e0ab999602</TermId>
        </TermInfo>
        <TermInfo xmlns="http://schemas.microsoft.com/office/infopath/2007/PartnerControls">
          <TermName xmlns="http://schemas.microsoft.com/office/infopath/2007/PartnerControls">Kantar Millward Brown</TermName>
          <TermId xmlns="http://schemas.microsoft.com/office/infopath/2007/PartnerControls">a1449d13-f4c4-4a8d-985d-a89c7981348e</TermId>
        </TermInfo>
        <TermInfo xmlns="http://schemas.microsoft.com/office/infopath/2007/PartnerControls">
          <TermName xmlns="http://schemas.microsoft.com/office/infopath/2007/PartnerControls">Kantar TNS</TermName>
          <TermId xmlns="http://schemas.microsoft.com/office/infopath/2007/PartnerControls">449a39d9-858a-4839-96bc-8fa0cedd3e1e</TermId>
        </TermInfo>
      </Terms>
    </p11b359c7fb245abb61e0bbe02280977>
    <TaxCatchAll xmlns="802e0a86-8e97-4676-80ba-edf2a8288115">
      <Value>101</Value>
      <Value>183</Value>
      <Value>63</Value>
      <Value>79</Value>
      <Value>214</Value>
      <Value>230</Value>
      <Value>24</Value>
      <Value>72</Value>
      <Value>2</Value>
    </TaxCatchAll>
    <h0ef683bd7044617b6fc03b7f86bc7cf xmlns="802e0a86-8e97-4676-80ba-edf2a8288115">
      <Terms xmlns="http://schemas.microsoft.com/office/infopath/2007/PartnerControls">
        <TermInfo xmlns="http://schemas.microsoft.com/office/infopath/2007/PartnerControls">
          <TermName xmlns="http://schemas.microsoft.com/office/infopath/2007/PartnerControls">United Kingdom</TermName>
          <TermId xmlns="http://schemas.microsoft.com/office/infopath/2007/PartnerControls">1953e62c-6a14-4b86-9f48-f1b292c3a21a</TermId>
        </TermInfo>
        <TermInfo xmlns="http://schemas.microsoft.com/office/infopath/2007/PartnerControls">
          <TermName xmlns="http://schemas.microsoft.com/office/infopath/2007/PartnerControls"> Ireland</TermName>
          <TermId xmlns="http://schemas.microsoft.com/office/infopath/2007/PartnerControls">615eb937-811b-466b-b843-00206d63ad6b</TermId>
        </TermInfo>
      </Terms>
    </h0ef683bd7044617b6fc03b7f86bc7cf>
    <i819a00c63874b27a1c287b0ac0a9d17 xmlns="802e0a86-8e97-4676-80ba-edf2a8288115">
      <Terms xmlns="http://schemas.microsoft.com/office/infopath/2007/PartnerControls"/>
    </i819a00c63874b27a1c287b0ac0a9d17>
    <jb77fa9ede964b3ab430248b0329684a xmlns="802e0a86-8e97-4676-80ba-edf2a8288115">
      <Terms xmlns="http://schemas.microsoft.com/office/infopath/2007/PartnerControls">
        <TermInfo xmlns="http://schemas.microsoft.com/office/infopath/2007/PartnerControls">
          <TermName xmlns="http://schemas.microsoft.com/office/infopath/2007/PartnerControls">Link for TV</TermName>
          <TermId xmlns="http://schemas.microsoft.com/office/infopath/2007/PartnerControls">82bd2533-0b1f-4578-af77-aec951c1d58e</TermId>
        </TermInfo>
        <TermInfo xmlns="http://schemas.microsoft.com/office/infopath/2007/PartnerControls">
          <TermName xmlns="http://schemas.microsoft.com/office/infopath/2007/PartnerControls"> Insights Region UK and Ireland</TermName>
          <TermId xmlns="http://schemas.microsoft.com/office/infopath/2007/PartnerControls">17feb5f2-7c9f-4b84-81b7-0dfd4e0270e2</TermId>
        </TermInfo>
      </Terms>
    </jb77fa9ede964b3ab430248b0329684a>
    <UnilyIsTemplate xmlns="802e0a86-8e97-4676-80ba-edf2a8288115" xsi:nil="true"/>
    <UnilyIsFeaturedDocument xmlns="802e0a86-8e97-4676-80ba-edf2a828811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250F177AD27EE43A1AAC8C69D1C7353" ma:contentTypeVersion="6" ma:contentTypeDescription="Create a new document." ma:contentTypeScope="" ma:versionID="7e0ee0ba537150a1a39a463842fd7922">
  <xsd:schema xmlns:xsd="http://www.w3.org/2001/XMLSchema" xmlns:xs="http://www.w3.org/2001/XMLSchema" xmlns:p="http://schemas.microsoft.com/office/2006/metadata/properties" xmlns:ns2="802e0a86-8e97-4676-80ba-edf2a8288115" xmlns:ns3="12d3bcb3-7b2b-4d54-8ed2-7f22959bf2ab" targetNamespace="http://schemas.microsoft.com/office/2006/metadata/properties" ma:root="true" ma:fieldsID="2d7aa645c91dfbb9a8539001b70c936c" ns2:_="" ns3:_="">
    <xsd:import namespace="802e0a86-8e97-4676-80ba-edf2a8288115"/>
    <xsd:import namespace="12d3bcb3-7b2b-4d54-8ed2-7f22959bf2ab"/>
    <xsd:element name="properties">
      <xsd:complexType>
        <xsd:sequence>
          <xsd:element name="documentManagement">
            <xsd:complexType>
              <xsd:all>
                <xsd:element ref="ns2:UnilyIsFeaturedDocument" minOccurs="0"/>
                <xsd:element ref="ns2:UnilyIsTemplate" minOccurs="0"/>
                <xsd:element ref="ns2:TaxCatchAll" minOccurs="0"/>
                <xsd:element ref="ns2:TaxCatchAllLabel" minOccurs="0"/>
                <xsd:element ref="ns2:jb77fa9ede964b3ab430248b0329684a" minOccurs="0"/>
                <xsd:element ref="ns2:h0ef683bd7044617b6fc03b7f86bc7cf" minOccurs="0"/>
                <xsd:element ref="ns2:i819a00c63874b27a1c287b0ac0a9d17" minOccurs="0"/>
                <xsd:element ref="ns2:p9473e14649f422380abaea906c28710" minOccurs="0"/>
                <xsd:element ref="ns2:p11b359c7fb245abb61e0bbe02280977" minOccurs="0"/>
                <xsd:element ref="ns3:MediaServiceMetadata" minOccurs="0"/>
                <xsd:element ref="ns3:MediaServiceFastMetadata" minOccurs="0"/>
                <xsd:element ref="ns3:MediaServiceAutoTags" minOccurs="0"/>
                <xsd:element ref="ns3:MediaServiceOCR"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02e0a86-8e97-4676-80ba-edf2a8288115" elementFormDefault="qualified">
    <xsd:import namespace="http://schemas.microsoft.com/office/2006/documentManagement/types"/>
    <xsd:import namespace="http://schemas.microsoft.com/office/infopath/2007/PartnerControls"/>
    <xsd:element name="UnilyIsFeaturedDocument" ma:index="8" nillable="true" ma:displayName="Is Featured Document" ma:internalName="UnilyIsFeaturedDocument">
      <xsd:simpleType>
        <xsd:restriction base="dms:Boolean"/>
      </xsd:simpleType>
    </xsd:element>
    <xsd:element name="UnilyIsTemplate" ma:index="9" nillable="true" ma:displayName="Is Template" ma:internalName="UnilyIsTemplate">
      <xsd:simpleType>
        <xsd:restriction base="dms:Boolean"/>
      </xsd:simpleType>
    </xsd:element>
    <xsd:element name="TaxCatchAll" ma:index="10" nillable="true" ma:displayName="Taxonomy Catch All Column" ma:hidden="true" ma:list="{e0e64aeb-ab0c-421c-a3fc-5443d8094954}" ma:internalName="TaxCatchAll" ma:showField="CatchAllData" ma:web="802e0a86-8e97-4676-80ba-edf2a8288115">
      <xsd:complexType>
        <xsd:complexContent>
          <xsd:extension base="dms:MultiChoiceLookup">
            <xsd:sequence>
              <xsd:element name="Value" type="dms:Lookup" maxOccurs="unbounded" minOccurs="0" nillable="true"/>
            </xsd:sequence>
          </xsd:extension>
        </xsd:complexContent>
      </xsd:complexType>
    </xsd:element>
    <xsd:element name="TaxCatchAllLabel" ma:index="11" nillable="true" ma:displayName="Taxonomy Catch All Column1" ma:hidden="true" ma:list="{e0e64aeb-ab0c-421c-a3fc-5443d8094954}" ma:internalName="TaxCatchAllLabel" ma:readOnly="true" ma:showField="CatchAllDataLabel" ma:web="802e0a86-8e97-4676-80ba-edf2a8288115">
      <xsd:complexType>
        <xsd:complexContent>
          <xsd:extension base="dms:MultiChoiceLookup">
            <xsd:sequence>
              <xsd:element name="Value" type="dms:Lookup" maxOccurs="unbounded" minOccurs="0" nillable="true"/>
            </xsd:sequence>
          </xsd:extension>
        </xsd:complexContent>
      </xsd:complexType>
    </xsd:element>
    <xsd:element name="jb77fa9ede964b3ab430248b0329684a" ma:index="12" nillable="true" ma:taxonomy="true" ma:internalName="jb77fa9ede964b3ab430248b0329684a" ma:taxonomyFieldName="Offer" ma:displayName="Offer" ma:default="" ma:fieldId="{3b77fa9e-de96-4b3a-b430-248b0329684a}" ma:taxonomyMulti="true" ma:sspId="335d02d2-2acc-434b-b7bb-812ff22cbf32" ma:termSetId="206cf811-ca3d-4daf-bd45-b33cea815a9d" ma:anchorId="00000000-0000-0000-0000-000000000000" ma:open="false" ma:isKeyword="false">
      <xsd:complexType>
        <xsd:sequence>
          <xsd:element ref="pc:Terms" minOccurs="0" maxOccurs="1"/>
        </xsd:sequence>
      </xsd:complexType>
    </xsd:element>
    <xsd:element name="h0ef683bd7044617b6fc03b7f86bc7cf" ma:index="14" nillable="true" ma:taxonomy="true" ma:internalName="h0ef683bd7044617b6fc03b7f86bc7cf" ma:taxonomyFieldName="Countries" ma:displayName="Countries" ma:default="" ma:fieldId="{10ef683b-d704-4617-b6fc-03b7f86bc7cf}" ma:taxonomyMulti="true" ma:sspId="335d02d2-2acc-434b-b7bb-812ff22cbf32" ma:termSetId="c2e122a6-bbb9-4e3e-a9c0-10a202184023" ma:anchorId="00000000-0000-0000-0000-000000000000" ma:open="false" ma:isKeyword="false">
      <xsd:complexType>
        <xsd:sequence>
          <xsd:element ref="pc:Terms" minOccurs="0" maxOccurs="1"/>
        </xsd:sequence>
      </xsd:complexType>
    </xsd:element>
    <xsd:element name="i819a00c63874b27a1c287b0ac0a9d17" ma:index="16" nillable="true" ma:taxonomy="true" ma:internalName="i819a00c63874b27a1c287b0ac0a9d17" ma:taxonomyFieldName="Departments" ma:displayName="Departments" ma:default="" ma:fieldId="{2819a00c-6387-4b27-a1c2-87b0ac0a9d17}" ma:taxonomyMulti="true" ma:sspId="335d02d2-2acc-434b-b7bb-812ff22cbf32" ma:termSetId="7db15008-d1d6-498d-a488-7d8774bc176a" ma:anchorId="00000000-0000-0000-0000-000000000000" ma:open="false" ma:isKeyword="false">
      <xsd:complexType>
        <xsd:sequence>
          <xsd:element ref="pc:Terms" minOccurs="0" maxOccurs="1"/>
        </xsd:sequence>
      </xsd:complexType>
    </xsd:element>
    <xsd:element name="p9473e14649f422380abaea906c28710" ma:index="18" nillable="true" ma:taxonomy="true" ma:internalName="p9473e14649f422380abaea906c28710" ma:taxonomyFieldName="Document_x0020_Categories" ma:displayName="Document Categories" ma:default="" ma:fieldId="{99473e14-649f-4223-80ab-aea906c28710}" ma:taxonomyMulti="true" ma:sspId="335d02d2-2acc-434b-b7bb-812ff22cbf32" ma:termSetId="f0f7a287-f6ff-41d8-bac1-a65f52683236" ma:anchorId="00000000-0000-0000-0000-000000000000" ma:open="false" ma:isKeyword="false">
      <xsd:complexType>
        <xsd:sequence>
          <xsd:element ref="pc:Terms" minOccurs="0" maxOccurs="1"/>
        </xsd:sequence>
      </xsd:complexType>
    </xsd:element>
    <xsd:element name="p11b359c7fb245abb61e0bbe02280977" ma:index="20" nillable="true" ma:taxonomy="true" ma:internalName="p11b359c7fb245abb61e0bbe02280977" ma:taxonomyFieldName="Companies" ma:displayName="Companies" ma:default="" ma:fieldId="{911b359c-7fb2-45ab-b61e-0bbe02280977}" ma:taxonomyMulti="true" ma:sspId="335d02d2-2acc-434b-b7bb-812ff22cbf32" ma:termSetId="3915896b-ab17-402b-9622-cf55dd918695"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12d3bcb3-7b2b-4d54-8ed2-7f22959bf2ab" elementFormDefault="qualified">
    <xsd:import namespace="http://schemas.microsoft.com/office/2006/documentManagement/types"/>
    <xsd:import namespace="http://schemas.microsoft.com/office/infopath/2007/PartnerControls"/>
    <xsd:element name="MediaServiceMetadata" ma:index="22" nillable="true" ma:displayName="MediaServiceMetadata" ma:hidden="true" ma:internalName="MediaServiceMetadata" ma:readOnly="true">
      <xsd:simpleType>
        <xsd:restriction base="dms:Note"/>
      </xsd:simpleType>
    </xsd:element>
    <xsd:element name="MediaServiceFastMetadata" ma:index="23" nillable="true" ma:displayName="MediaServiceFastMetadata" ma:hidden="true" ma:internalName="MediaServiceFastMetadata" ma:readOnly="true">
      <xsd:simpleType>
        <xsd:restriction base="dms:Note"/>
      </xsd:simpleType>
    </xsd:element>
    <xsd:element name="MediaServiceAutoTags" ma:index="24" nillable="true" ma:displayName="MediaServiceAutoTags" ma:internalName="MediaServiceAutoTags" ma:readOnly="true">
      <xsd:simpleType>
        <xsd:restriction base="dms:Text"/>
      </xsd:simpleType>
    </xsd:element>
    <xsd:element name="MediaServiceOCR" ma:index="25" nillable="true" ma:displayName="MediaServiceOCR" ma:internalName="MediaServiceOCR" ma:readOnly="true">
      <xsd:simpleType>
        <xsd:restriction base="dms:Note">
          <xsd:maxLength value="255"/>
        </xsd:restriction>
      </xsd:simpleType>
    </xsd:element>
    <xsd:element name="MediaServiceAutoKeyPoints" ma:index="26" nillable="true" ma:displayName="MediaServiceAutoKeyPoints" ma:hidden="true" ma:internalName="MediaServiceAutoKeyPoints" ma:readOnly="true">
      <xsd:simpleType>
        <xsd:restriction base="dms:Note"/>
      </xsd:simpleType>
    </xsd:element>
    <xsd:element name="MediaServiceKeyPoints" ma:index="2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C9C3CC6-FB9E-4578-BF95-512040C4718C}">
  <ds:schemaRefs>
    <ds:schemaRef ds:uri="http://schemas.microsoft.com/office/2006/metadata/properties"/>
    <ds:schemaRef ds:uri="http://schemas.microsoft.com/office/infopath/2007/PartnerControls"/>
    <ds:schemaRef ds:uri="802e0a86-8e97-4676-80ba-edf2a8288115"/>
  </ds:schemaRefs>
</ds:datastoreItem>
</file>

<file path=customXml/itemProps2.xml><?xml version="1.0" encoding="utf-8"?>
<ds:datastoreItem xmlns:ds="http://schemas.openxmlformats.org/officeDocument/2006/customXml" ds:itemID="{CEF59734-64D7-4AC5-8C04-EDDCF9E1CE4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02e0a86-8e97-4676-80ba-edf2a8288115"/>
    <ds:schemaRef ds:uri="12d3bcb3-7b2b-4d54-8ed2-7f22959bf2a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93505DE-C9EE-43DC-90B1-6524B5E4DEE1}">
  <ds:schemaRefs>
    <ds:schemaRef ds:uri="http://schemas.openxmlformats.org/officeDocument/2006/bibliography"/>
  </ds:schemaRefs>
</ds:datastoreItem>
</file>

<file path=customXml/itemProps4.xml><?xml version="1.0" encoding="utf-8"?>
<ds:datastoreItem xmlns:ds="http://schemas.openxmlformats.org/officeDocument/2006/customXml" ds:itemID="{021B1099-571C-4E89-ADFD-679445A8C33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3561</Words>
  <Characters>18741</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UK English MASTER Link for TV DA CAWI SAT 1.14 22nd Jan 2020.docx</vt:lpstr>
    </vt:vector>
  </TitlesOfParts>
  <Company>Millward Brown</Company>
  <LinksUpToDate>false</LinksUpToDate>
  <CharactersWithSpaces>22258</CharactersWithSpaces>
  <SharedDoc>false</SharedDoc>
  <HLinks>
    <vt:vector size="84" baseType="variant">
      <vt:variant>
        <vt:i4>4653074</vt:i4>
      </vt:variant>
      <vt:variant>
        <vt:i4>9</vt:i4>
      </vt:variant>
      <vt:variant>
        <vt:i4>0</vt:i4>
      </vt:variant>
      <vt:variant>
        <vt:i4>5</vt:i4>
      </vt:variant>
      <vt:variant>
        <vt:lpwstr>http://m2.ktrmr.com/FCP/FacialCodingPrivacyPageFinal.htm</vt:lpwstr>
      </vt:variant>
      <vt:variant>
        <vt:lpwstr/>
      </vt:variant>
      <vt:variant>
        <vt:i4>4653074</vt:i4>
      </vt:variant>
      <vt:variant>
        <vt:i4>6</vt:i4>
      </vt:variant>
      <vt:variant>
        <vt:i4>0</vt:i4>
      </vt:variant>
      <vt:variant>
        <vt:i4>5</vt:i4>
      </vt:variant>
      <vt:variant>
        <vt:lpwstr>http://m2.ktrmr.com/FCP/FacialCodingPrivacyPageFinal.htm</vt:lpwstr>
      </vt:variant>
      <vt:variant>
        <vt:lpwstr/>
      </vt:variant>
      <vt:variant>
        <vt:i4>4784144</vt:i4>
      </vt:variant>
      <vt:variant>
        <vt:i4>3</vt:i4>
      </vt:variant>
      <vt:variant>
        <vt:i4>0</vt:i4>
      </vt:variant>
      <vt:variant>
        <vt:i4>5</vt:i4>
      </vt:variant>
      <vt:variant>
        <vt:lpwstr>http://www.affectiva.com/</vt:lpwstr>
      </vt:variant>
      <vt:variant>
        <vt:lpwstr/>
      </vt:variant>
      <vt:variant>
        <vt:i4>2162789</vt:i4>
      </vt:variant>
      <vt:variant>
        <vt:i4>0</vt:i4>
      </vt:variant>
      <vt:variant>
        <vt:i4>0</vt:i4>
      </vt:variant>
      <vt:variant>
        <vt:i4>5</vt:i4>
      </vt:variant>
      <vt:variant>
        <vt:lpwstr>https://www.kantar.com/</vt:lpwstr>
      </vt:variant>
      <vt:variant>
        <vt:lpwstr/>
      </vt:variant>
      <vt:variant>
        <vt:i4>4325396</vt:i4>
      </vt:variant>
      <vt:variant>
        <vt:i4>3</vt:i4>
      </vt:variant>
      <vt:variant>
        <vt:i4>0</vt:i4>
      </vt:variant>
      <vt:variant>
        <vt:i4>5</vt:i4>
      </vt:variant>
      <vt:variant>
        <vt:lpwstr>http://www.millwardbrown.com/</vt:lpwstr>
      </vt:variant>
      <vt:variant>
        <vt:lpwstr/>
      </vt:variant>
      <vt:variant>
        <vt:i4>2162789</vt:i4>
      </vt:variant>
      <vt:variant>
        <vt:i4>0</vt:i4>
      </vt:variant>
      <vt:variant>
        <vt:i4>0</vt:i4>
      </vt:variant>
      <vt:variant>
        <vt:i4>5</vt:i4>
      </vt:variant>
      <vt:variant>
        <vt:lpwstr>https://www.kantar.com/</vt:lpwstr>
      </vt:variant>
      <vt:variant>
        <vt:lpwstr/>
      </vt:variant>
      <vt:variant>
        <vt:i4>2687020</vt:i4>
      </vt:variant>
      <vt:variant>
        <vt:i4>21</vt:i4>
      </vt:variant>
      <vt:variant>
        <vt:i4>0</vt:i4>
      </vt:variant>
      <vt:variant>
        <vt:i4>5</vt:i4>
      </vt:variant>
      <vt:variant>
        <vt:lpwstr>https://www.mbgreenhouse.com/docs/DOC-28602</vt:lpwstr>
      </vt:variant>
      <vt:variant>
        <vt:lpwstr/>
      </vt:variant>
      <vt:variant>
        <vt:i4>5963795</vt:i4>
      </vt:variant>
      <vt:variant>
        <vt:i4>18</vt:i4>
      </vt:variant>
      <vt:variant>
        <vt:i4>0</vt:i4>
      </vt:variant>
      <vt:variant>
        <vt:i4>5</vt:i4>
      </vt:variant>
      <vt:variant>
        <vt:lpwstr>http://mbonline/DynamicTracking/Design/Questionnaires/Questions/Overview/Shopper/Shopper.htm</vt:lpwstr>
      </vt:variant>
      <vt:variant>
        <vt:lpwstr/>
      </vt:variant>
      <vt:variant>
        <vt:i4>5439497</vt:i4>
      </vt:variant>
      <vt:variant>
        <vt:i4>15</vt:i4>
      </vt:variant>
      <vt:variant>
        <vt:i4>0</vt:i4>
      </vt:variant>
      <vt:variant>
        <vt:i4>5</vt:i4>
      </vt:variant>
      <vt:variant>
        <vt:lpwstr>https://thesource.kantar.com/documents/sppreview/c0e708f5-a33d-46ba-a0db-647d25b90fea</vt:lpwstr>
      </vt:variant>
      <vt:variant>
        <vt:lpwstr/>
      </vt:variant>
      <vt:variant>
        <vt:i4>7602303</vt:i4>
      </vt:variant>
      <vt:variant>
        <vt:i4>12</vt:i4>
      </vt:variant>
      <vt:variant>
        <vt:i4>0</vt:i4>
      </vt:variant>
      <vt:variant>
        <vt:i4>5</vt:i4>
      </vt:variant>
      <vt:variant>
        <vt:lpwstr>https://thesource.kantar.com/sites/insights-division/SitePage/142937/intuitive-associations-how-to-set-up-and-run-a-project</vt:lpwstr>
      </vt:variant>
      <vt:variant>
        <vt:lpwstr/>
      </vt:variant>
      <vt:variant>
        <vt:i4>5898326</vt:i4>
      </vt:variant>
      <vt:variant>
        <vt:i4>9</vt:i4>
      </vt:variant>
      <vt:variant>
        <vt:i4>0</vt:i4>
      </vt:variant>
      <vt:variant>
        <vt:i4>5</vt:i4>
      </vt:variant>
      <vt:variant>
        <vt:lpwstr>https://thesource.kantar.com/documents/sppreview/54f7c9d2-7d27-4152-9cf4-f2247528759b</vt:lpwstr>
      </vt:variant>
      <vt:variant>
        <vt:lpwstr/>
      </vt:variant>
      <vt:variant>
        <vt:i4>2687020</vt:i4>
      </vt:variant>
      <vt:variant>
        <vt:i4>6</vt:i4>
      </vt:variant>
      <vt:variant>
        <vt:i4>0</vt:i4>
      </vt:variant>
      <vt:variant>
        <vt:i4>5</vt:i4>
      </vt:variant>
      <vt:variant>
        <vt:lpwstr>https://www.mbgreenhouse.com/docs/DOC-28602</vt:lpwstr>
      </vt:variant>
      <vt:variant>
        <vt:lpwstr/>
      </vt:variant>
      <vt:variant>
        <vt:i4>3276833</vt:i4>
      </vt:variant>
      <vt:variant>
        <vt:i4>3</vt:i4>
      </vt:variant>
      <vt:variant>
        <vt:i4>0</vt:i4>
      </vt:variant>
      <vt:variant>
        <vt:i4>5</vt:i4>
      </vt:variant>
      <vt:variant>
        <vt:lpwstr>http://countrycode.org/</vt:lpwstr>
      </vt:variant>
      <vt:variant>
        <vt:lpwstr/>
      </vt:variant>
      <vt:variant>
        <vt:i4>6225928</vt:i4>
      </vt:variant>
      <vt:variant>
        <vt:i4>0</vt:i4>
      </vt:variant>
      <vt:variant>
        <vt:i4>0</vt:i4>
      </vt:variant>
      <vt:variant>
        <vt:i4>5</vt:i4>
      </vt:variant>
      <vt:variant>
        <vt:lpwstr>https://ktglbuc.sharepoint.com/sites/kantarintranet/kantardomains/knowkantar/understandkantaroffer/Pages/Creative_Domain_Contacts.aspx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UK English MASTER Link for TV DA CAWI SAT 1.14 22nd Jan 2020.docx</dc:title>
  <dc:subject/>
  <dc:creator>Global Questionnaire Templates</dc:creator>
  <cp:keywords/>
  <dc:description/>
  <cp:lastModifiedBy>Walter, Kimberley (MBJHB cs)</cp:lastModifiedBy>
  <cp:revision>51</cp:revision>
  <cp:lastPrinted>2018-02-06T18:39:00Z</cp:lastPrinted>
  <dcterms:created xsi:type="dcterms:W3CDTF">2021-05-03T05:18:00Z</dcterms:created>
  <dcterms:modified xsi:type="dcterms:W3CDTF">2021-05-03T06:07:00Z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ffisync_ProviderInitializationData">
    <vt:lpwstr>https://www.mbgreenhouse.com</vt:lpwstr>
  </property>
  <property fmtid="{D5CDD505-2E9C-101B-9397-08002B2CF9AE}" pid="3" name="Offisync_IsSaved">
    <vt:lpwstr>False</vt:lpwstr>
  </property>
  <property fmtid="{D5CDD505-2E9C-101B-9397-08002B2CF9AE}" pid="4" name="Jive_VersionGuid_v2.5">
    <vt:lpwstr/>
  </property>
  <property fmtid="{D5CDD505-2E9C-101B-9397-08002B2CF9AE}" pid="5" name="Offisync_FileTitle">
    <vt:lpwstr/>
  </property>
  <property fmtid="{D5CDD505-2E9C-101B-9397-08002B2CF9AE}" pid="6" name="Offisync_UpdateToken">
    <vt:lpwstr>12</vt:lpwstr>
  </property>
  <property fmtid="{D5CDD505-2E9C-101B-9397-08002B2CF9AE}" pid="7" name="Offisync_IsFrozen">
    <vt:lpwstr>False</vt:lpwstr>
  </property>
  <property fmtid="{D5CDD505-2E9C-101B-9397-08002B2CF9AE}" pid="8" name="Jive_VersionGuid">
    <vt:lpwstr>03d785f5-b97e-4da3-88bd-db603a7f819d</vt:lpwstr>
  </property>
  <property fmtid="{D5CDD505-2E9C-101B-9397-08002B2CF9AE}" pid="9" name="Offisync_SaveTime">
    <vt:lpwstr/>
  </property>
  <property fmtid="{D5CDD505-2E9C-101B-9397-08002B2CF9AE}" pid="10" name="Jive_LatestUserAccountName">
    <vt:lpwstr>MogabA</vt:lpwstr>
  </property>
  <property fmtid="{D5CDD505-2E9C-101B-9397-08002B2CF9AE}" pid="11" name="Offisync_UniqueId">
    <vt:lpwstr>79624</vt:lpwstr>
  </property>
  <property fmtid="{D5CDD505-2E9C-101B-9397-08002B2CF9AE}" pid="12" name="Offisync_FolderId">
    <vt:lpwstr/>
  </property>
  <property fmtid="{D5CDD505-2E9C-101B-9397-08002B2CF9AE}" pid="13" name="Offisync_ServerID">
    <vt:lpwstr>326e730b-c374-4f8b-afe0-bdaa1d145397</vt:lpwstr>
  </property>
  <property fmtid="{D5CDD505-2E9C-101B-9397-08002B2CF9AE}" pid="14" name="Offisync_ProviderName">
    <vt:lpwstr>Jive</vt:lpwstr>
  </property>
  <property fmtid="{D5CDD505-2E9C-101B-9397-08002B2CF9AE}" pid="15" name="Jive_ModifiedButNotPublished">
    <vt:lpwstr>True</vt:lpwstr>
  </property>
  <property fmtid="{D5CDD505-2E9C-101B-9397-08002B2CF9AE}" pid="16" name="Jive_PrevVersionNumber">
    <vt:lpwstr/>
  </property>
  <property fmtid="{D5CDD505-2E9C-101B-9397-08002B2CF9AE}" pid="17" name="Jive_LatestFileFullName">
    <vt:lpwstr/>
  </property>
  <property fmtid="{D5CDD505-2E9C-101B-9397-08002B2CF9AE}" pid="18" name="_DocHome">
    <vt:i4>-1413628638</vt:i4>
  </property>
  <property fmtid="{D5CDD505-2E9C-101B-9397-08002B2CF9AE}" pid="19" name="Countries">
    <vt:lpwstr>63;#United Kingdom|1953e62c-6a14-4b86-9f48-f1b292c3a21a;#183;# Ireland|615eb937-811b-466b-b843-00206d63ad6b</vt:lpwstr>
  </property>
  <property fmtid="{D5CDD505-2E9C-101B-9397-08002B2CF9AE}" pid="20" name="ContentTypeId">
    <vt:lpwstr>0x0101004250F177AD27EE43A1AAC8C69D1C7353</vt:lpwstr>
  </property>
  <property fmtid="{D5CDD505-2E9C-101B-9397-08002B2CF9AE}" pid="21" name="Departments">
    <vt:lpwstr/>
  </property>
  <property fmtid="{D5CDD505-2E9C-101B-9397-08002B2CF9AE}" pid="22" name="Companies">
    <vt:lpwstr>214;#Insights Division|e43539c3-3aa2-4d4e-9961-45e0ab999602;#2;#Kantar Millward Brown|a1449d13-f4c4-4a8d-985d-a89c7981348e;#79;#Kantar TNS|449a39d9-858a-4839-96bc-8fa0cedd3e1e</vt:lpwstr>
  </property>
  <property fmtid="{D5CDD505-2E9C-101B-9397-08002B2CF9AE}" pid="23" name="Offer">
    <vt:lpwstr>101;#Link for TV|82bd2533-0b1f-4578-af77-aec951c1d58e;#72;# Insights Region UK and Ireland|17feb5f2-7c9f-4b84-81b7-0dfd4e0270e2</vt:lpwstr>
  </property>
  <property fmtid="{D5CDD505-2E9C-101B-9397-08002B2CF9AE}" pid="24" name="Document Categories">
    <vt:lpwstr>24;#Questionnaire|d80ab983-a447-4296-8698-825ffdfa031d;#230;# Master template|65bf31a5-38b4-4b85-a997-553bd204ff0d</vt:lpwstr>
  </property>
</Properties>
</file>